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2626" w:tblpY="7196"/>
        <w:tblW w:w="5702" w:type="dxa"/>
        <w:tblLook w:val="04A0" w:firstRow="1" w:lastRow="0" w:firstColumn="1" w:lastColumn="0" w:noHBand="0" w:noVBand="1"/>
      </w:tblPr>
      <w:tblGrid>
        <w:gridCol w:w="2862"/>
        <w:gridCol w:w="2840"/>
      </w:tblGrid>
      <w:tr w:rsidR="002551FF" w:rsidRPr="00D305AF" w14:paraId="1C381742" w14:textId="77777777" w:rsidTr="002551FF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50C7F" w14:textId="77777777" w:rsidR="002551FF" w:rsidRPr="00D305AF" w:rsidRDefault="002551FF" w:rsidP="002551FF">
            <w:pPr>
              <w:jc w:val="left"/>
              <w:rPr>
                <w:rFonts w:ascii="Arial" w:eastAsia="微软雅黑" w:hAnsi="Arial" w:cs="Arial"/>
                <w:color w:val="000000"/>
                <w:rPrChange w:id="0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</w:pPr>
            <w:r w:rsidRPr="00D305AF">
              <w:rPr>
                <w:rFonts w:ascii="Arial" w:eastAsia="微软雅黑" w:hAnsi="Arial" w:cs="Arial" w:hint="eastAsia"/>
                <w:color w:val="000000"/>
                <w:rPrChange w:id="1" w:author="Yang, Lisa-JH (shanghai)" w:date="2021-01-27T16:25:00Z">
                  <w:rPr>
                    <w:rFonts w:ascii="微软雅黑" w:eastAsia="微软雅黑" w:hAnsi="微软雅黑" w:cs="宋体" w:hint="eastAsia"/>
                    <w:color w:val="000000"/>
                  </w:rPr>
                </w:rPrChange>
              </w:rPr>
              <w:t>项目名</w:t>
            </w:r>
            <w:r w:rsidRPr="00D305AF">
              <w:rPr>
                <w:rFonts w:ascii="Arial" w:eastAsia="微软雅黑" w:hAnsi="Arial" w:cs="Arial"/>
                <w:color w:val="000000"/>
                <w:rPrChange w:id="2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  <w:t xml:space="preserve"> / Project Name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D2819" w14:textId="77777777" w:rsidR="002551FF" w:rsidRPr="00D305AF" w:rsidRDefault="002551FF" w:rsidP="002551FF">
            <w:pPr>
              <w:rPr>
                <w:rFonts w:ascii="Arial" w:eastAsia="微软雅黑" w:hAnsi="Arial" w:cs="Arial"/>
                <w:color w:val="000000"/>
                <w:rPrChange w:id="3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</w:pPr>
          </w:p>
        </w:tc>
      </w:tr>
      <w:tr w:rsidR="002551FF" w:rsidRPr="00D305AF" w14:paraId="460DD60D" w14:textId="77777777" w:rsidTr="002551FF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10017" w14:textId="77777777" w:rsidR="002551FF" w:rsidRPr="00D305AF" w:rsidRDefault="002551FF" w:rsidP="002551FF">
            <w:pPr>
              <w:jc w:val="left"/>
              <w:rPr>
                <w:rFonts w:ascii="Arial" w:eastAsia="微软雅黑" w:hAnsi="Arial" w:cs="Arial"/>
                <w:color w:val="000000"/>
                <w:rPrChange w:id="4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</w:pPr>
            <w:r w:rsidRPr="00D305AF">
              <w:rPr>
                <w:rFonts w:ascii="Arial" w:eastAsia="微软雅黑" w:hAnsi="Arial" w:cs="Arial" w:hint="eastAsia"/>
                <w:color w:val="000000"/>
                <w:rPrChange w:id="5" w:author="Yang, Lisa-JH (shanghai)" w:date="2021-01-27T16:25:00Z">
                  <w:rPr>
                    <w:rFonts w:ascii="微软雅黑" w:eastAsia="微软雅黑" w:hAnsi="微软雅黑" w:cs="宋体" w:hint="eastAsia"/>
                    <w:color w:val="000000"/>
                  </w:rPr>
                </w:rPrChange>
              </w:rPr>
              <w:t>项目编号</w:t>
            </w:r>
            <w:r w:rsidRPr="00D305AF">
              <w:rPr>
                <w:rFonts w:ascii="Arial" w:eastAsia="微软雅黑" w:hAnsi="Arial" w:cs="Arial"/>
                <w:color w:val="000000"/>
                <w:rPrChange w:id="6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  <w:t xml:space="preserve"> / Project ID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D4647" w14:textId="77777777" w:rsidR="002551FF" w:rsidRPr="00D305AF" w:rsidRDefault="002551FF" w:rsidP="002551FF">
            <w:pPr>
              <w:rPr>
                <w:rFonts w:ascii="Arial" w:eastAsia="微软雅黑" w:hAnsi="Arial" w:cs="Arial"/>
                <w:color w:val="000000"/>
                <w:rPrChange w:id="7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</w:pPr>
          </w:p>
        </w:tc>
      </w:tr>
      <w:tr w:rsidR="002551FF" w:rsidRPr="00D305AF" w14:paraId="2D352B5E" w14:textId="77777777" w:rsidTr="002551FF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99CC6" w14:textId="77777777" w:rsidR="002551FF" w:rsidRPr="00D305AF" w:rsidRDefault="002551FF" w:rsidP="002551FF">
            <w:pPr>
              <w:jc w:val="left"/>
              <w:rPr>
                <w:rFonts w:ascii="Arial" w:eastAsia="微软雅黑" w:hAnsi="Arial" w:cs="Arial"/>
                <w:color w:val="000000"/>
                <w:rPrChange w:id="8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</w:pPr>
            <w:r w:rsidRPr="00D305AF">
              <w:rPr>
                <w:rFonts w:ascii="Arial" w:eastAsia="微软雅黑" w:hAnsi="Arial" w:cs="Arial" w:hint="eastAsia"/>
                <w:color w:val="000000"/>
                <w:rPrChange w:id="9" w:author="Yang, Lisa-JH (shanghai)" w:date="2021-01-27T16:25:00Z">
                  <w:rPr>
                    <w:rFonts w:ascii="微软雅黑" w:eastAsia="微软雅黑" w:hAnsi="微软雅黑" w:cs="宋体" w:hint="eastAsia"/>
                    <w:color w:val="000000"/>
                  </w:rPr>
                </w:rPrChange>
              </w:rPr>
              <w:t>编制</w:t>
            </w:r>
            <w:r w:rsidRPr="00D305AF">
              <w:rPr>
                <w:rFonts w:ascii="Arial" w:eastAsia="微软雅黑" w:hAnsi="Arial" w:cs="Arial"/>
                <w:color w:val="000000"/>
                <w:rPrChange w:id="10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  <w:t xml:space="preserve"> / Author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00890" w14:textId="77777777" w:rsidR="002551FF" w:rsidRPr="00D305AF" w:rsidRDefault="002551FF" w:rsidP="002551FF">
            <w:pPr>
              <w:rPr>
                <w:rFonts w:ascii="Arial" w:eastAsia="微软雅黑" w:hAnsi="Arial" w:cs="Arial"/>
                <w:color w:val="000000"/>
                <w:rPrChange w:id="11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</w:pPr>
            <w:del w:id="12" w:author="Yang, Lisa-JH (shanghai)" w:date="2021-01-27T16:20:00Z">
              <w:r w:rsidRPr="00D305AF" w:rsidDel="00235B1E">
                <w:rPr>
                  <w:rFonts w:ascii="Arial" w:eastAsia="微软雅黑" w:hAnsi="Arial" w:cs="Arial" w:hint="eastAsia"/>
                  <w:color w:val="000000"/>
                  <w:rPrChange w:id="13" w:author="Yang, Lisa-JH (shanghai)" w:date="2021-01-27T16:25:00Z">
                    <w:rPr>
                      <w:rFonts w:ascii="微软雅黑" w:eastAsia="微软雅黑" w:hAnsi="微软雅黑" w:cs="宋体" w:hint="eastAsia"/>
                      <w:color w:val="000000"/>
                    </w:rPr>
                  </w:rPrChange>
                </w:rPr>
                <w:delText xml:space="preserve">　</w:delText>
              </w:r>
            </w:del>
            <w:ins w:id="14" w:author="Yang, Lisa-JH (shanghai)" w:date="2021-01-27T16:20:00Z">
              <w:r w:rsidRPr="00D305AF">
                <w:rPr>
                  <w:rFonts w:ascii="Arial" w:eastAsia="微软雅黑" w:hAnsi="Arial" w:cs="Arial"/>
                  <w:color w:val="000000"/>
                  <w:rPrChange w:id="15" w:author="Yang, Lisa-JH (shanghai)" w:date="2021-01-27T16:25:00Z">
                    <w:rPr>
                      <w:rFonts w:ascii="微软雅黑" w:eastAsia="微软雅黑" w:hAnsi="微软雅黑" w:cs="宋体"/>
                      <w:color w:val="000000"/>
                    </w:rPr>
                  </w:rPrChange>
                </w:rPr>
                <w:t>Lisa Yang</w:t>
              </w:r>
            </w:ins>
          </w:p>
        </w:tc>
      </w:tr>
      <w:tr w:rsidR="002551FF" w:rsidRPr="00D305AF" w14:paraId="5E747EBB" w14:textId="77777777" w:rsidTr="002551FF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CD91AF" w14:textId="77777777" w:rsidR="002551FF" w:rsidRPr="00D305AF" w:rsidRDefault="002551FF" w:rsidP="002551FF">
            <w:pPr>
              <w:jc w:val="left"/>
              <w:rPr>
                <w:rFonts w:ascii="Arial" w:eastAsia="微软雅黑" w:hAnsi="Arial" w:cs="Arial"/>
                <w:color w:val="000000"/>
                <w:rPrChange w:id="16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</w:pPr>
            <w:r w:rsidRPr="00D305AF">
              <w:rPr>
                <w:rFonts w:ascii="Arial" w:eastAsia="微软雅黑" w:hAnsi="Arial" w:cs="Arial" w:hint="eastAsia"/>
                <w:color w:val="000000"/>
                <w:rPrChange w:id="17" w:author="Yang, Lisa-JH (shanghai)" w:date="2021-01-27T16:25:00Z">
                  <w:rPr>
                    <w:rFonts w:ascii="微软雅黑" w:eastAsia="微软雅黑" w:hAnsi="微软雅黑" w:cs="宋体" w:hint="eastAsia"/>
                    <w:color w:val="000000"/>
                  </w:rPr>
                </w:rPrChange>
              </w:rPr>
              <w:t>审核</w:t>
            </w:r>
            <w:r w:rsidRPr="00D305AF">
              <w:rPr>
                <w:rFonts w:ascii="Arial" w:eastAsia="微软雅黑" w:hAnsi="Arial" w:cs="Arial"/>
                <w:color w:val="000000"/>
                <w:rPrChange w:id="18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  <w:t xml:space="preserve"> / Reviewer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5ACCED" w14:textId="77777777" w:rsidR="002551FF" w:rsidRPr="00D305AF" w:rsidRDefault="002551FF" w:rsidP="002551FF">
            <w:pPr>
              <w:rPr>
                <w:rFonts w:ascii="Arial" w:eastAsia="微软雅黑" w:hAnsi="Arial" w:cs="Arial"/>
                <w:color w:val="000000"/>
                <w:rPrChange w:id="19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</w:pPr>
            <w:r w:rsidRPr="00D305AF">
              <w:rPr>
                <w:rFonts w:ascii="Arial" w:eastAsia="微软雅黑" w:hAnsi="Arial" w:cs="Arial" w:hint="eastAsia"/>
                <w:color w:val="000000"/>
                <w:rPrChange w:id="20" w:author="Yang, Lisa-JH (shanghai)" w:date="2021-01-27T16:25:00Z">
                  <w:rPr>
                    <w:rFonts w:ascii="微软雅黑" w:eastAsia="微软雅黑" w:hAnsi="微软雅黑" w:cs="宋体" w:hint="eastAsia"/>
                    <w:color w:val="000000"/>
                  </w:rPr>
                </w:rPrChange>
              </w:rPr>
              <w:t xml:space="preserve">　</w:t>
            </w:r>
          </w:p>
        </w:tc>
      </w:tr>
      <w:tr w:rsidR="002551FF" w:rsidRPr="00D305AF" w14:paraId="419B2A44" w14:textId="77777777" w:rsidTr="002551FF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EB595" w14:textId="77777777" w:rsidR="002551FF" w:rsidRPr="00D305AF" w:rsidRDefault="002551FF" w:rsidP="002551FF">
            <w:pPr>
              <w:jc w:val="left"/>
              <w:rPr>
                <w:rFonts w:ascii="Arial" w:eastAsia="微软雅黑" w:hAnsi="Arial" w:cs="Arial"/>
                <w:color w:val="000000"/>
                <w:rPrChange w:id="21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</w:pPr>
            <w:r w:rsidRPr="00D305AF">
              <w:rPr>
                <w:rFonts w:ascii="Arial" w:eastAsia="微软雅黑" w:hAnsi="Arial" w:cs="Arial" w:hint="eastAsia"/>
                <w:color w:val="000000"/>
                <w:rPrChange w:id="22" w:author="Yang, Lisa-JH (shanghai)" w:date="2021-01-27T16:25:00Z">
                  <w:rPr>
                    <w:rFonts w:ascii="微软雅黑" w:eastAsia="微软雅黑" w:hAnsi="微软雅黑" w:cs="宋体" w:hint="eastAsia"/>
                    <w:color w:val="000000"/>
                  </w:rPr>
                </w:rPrChange>
              </w:rPr>
              <w:t>批准</w:t>
            </w:r>
            <w:r w:rsidRPr="00D305AF">
              <w:rPr>
                <w:rFonts w:ascii="Arial" w:eastAsia="微软雅黑" w:hAnsi="Arial" w:cs="Arial"/>
                <w:color w:val="000000"/>
                <w:rPrChange w:id="23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  <w:t xml:space="preserve"> / Approver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F8F351" w14:textId="77777777" w:rsidR="002551FF" w:rsidRPr="00D305AF" w:rsidRDefault="002551FF" w:rsidP="002551FF">
            <w:pPr>
              <w:rPr>
                <w:rFonts w:ascii="Arial" w:eastAsia="微软雅黑" w:hAnsi="Arial" w:cs="Arial"/>
                <w:color w:val="000000"/>
                <w:rPrChange w:id="24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</w:pPr>
            <w:r w:rsidRPr="00D305AF">
              <w:rPr>
                <w:rFonts w:ascii="Arial" w:eastAsia="微软雅黑" w:hAnsi="Arial" w:cs="Arial" w:hint="eastAsia"/>
                <w:color w:val="000000"/>
                <w:rPrChange w:id="25" w:author="Yang, Lisa-JH (shanghai)" w:date="2021-01-27T16:25:00Z">
                  <w:rPr>
                    <w:rFonts w:ascii="微软雅黑" w:eastAsia="微软雅黑" w:hAnsi="微软雅黑" w:cs="宋体" w:hint="eastAsia"/>
                    <w:color w:val="000000"/>
                  </w:rPr>
                </w:rPrChange>
              </w:rPr>
              <w:t xml:space="preserve">　</w:t>
            </w:r>
          </w:p>
        </w:tc>
      </w:tr>
      <w:tr w:rsidR="002551FF" w:rsidRPr="00D305AF" w14:paraId="6725FAB7" w14:textId="77777777" w:rsidTr="002551FF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1433F" w14:textId="77777777" w:rsidR="002551FF" w:rsidRPr="00D305AF" w:rsidRDefault="002551FF" w:rsidP="002551FF">
            <w:pPr>
              <w:jc w:val="left"/>
              <w:rPr>
                <w:rFonts w:ascii="Arial" w:eastAsia="微软雅黑" w:hAnsi="Arial" w:cs="Arial"/>
                <w:color w:val="000000"/>
                <w:rPrChange w:id="26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</w:pPr>
            <w:r w:rsidRPr="00D305AF">
              <w:rPr>
                <w:rFonts w:ascii="Arial" w:eastAsia="微软雅黑" w:hAnsi="Arial" w:cs="Arial" w:hint="eastAsia"/>
                <w:color w:val="000000"/>
                <w:rPrChange w:id="27" w:author="Yang, Lisa-JH (shanghai)" w:date="2021-01-27T16:25:00Z">
                  <w:rPr>
                    <w:rFonts w:ascii="微软雅黑" w:eastAsia="微软雅黑" w:hAnsi="微软雅黑" w:cs="宋体" w:hint="eastAsia"/>
                    <w:color w:val="000000"/>
                  </w:rPr>
                </w:rPrChange>
              </w:rPr>
              <w:t>日期</w:t>
            </w:r>
            <w:r w:rsidRPr="00D305AF">
              <w:rPr>
                <w:rFonts w:ascii="Arial" w:eastAsia="微软雅黑" w:hAnsi="Arial" w:cs="Arial"/>
                <w:color w:val="000000"/>
                <w:rPrChange w:id="28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  <w:t xml:space="preserve"> / Date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DD234" w14:textId="77777777" w:rsidR="002551FF" w:rsidRPr="00D305AF" w:rsidRDefault="002551FF" w:rsidP="002551FF">
            <w:pPr>
              <w:rPr>
                <w:rFonts w:ascii="Arial" w:eastAsia="微软雅黑" w:hAnsi="Arial" w:cs="Arial"/>
                <w:color w:val="000000"/>
                <w:rPrChange w:id="29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</w:pPr>
            <w:r w:rsidRPr="00D305AF">
              <w:rPr>
                <w:rFonts w:ascii="Arial" w:eastAsia="微软雅黑" w:hAnsi="Arial" w:cs="Arial" w:hint="eastAsia"/>
                <w:color w:val="000000"/>
                <w:rPrChange w:id="30" w:author="Yang, Lisa-JH (shanghai)" w:date="2021-01-27T16:25:00Z">
                  <w:rPr>
                    <w:rFonts w:ascii="微软雅黑" w:eastAsia="微软雅黑" w:hAnsi="微软雅黑" w:cs="宋体" w:hint="eastAsia"/>
                    <w:color w:val="000000"/>
                  </w:rPr>
                </w:rPrChange>
              </w:rPr>
              <w:t xml:space="preserve">　</w:t>
            </w:r>
          </w:p>
        </w:tc>
      </w:tr>
      <w:tr w:rsidR="002551FF" w:rsidRPr="00D305AF" w14:paraId="14401DB3" w14:textId="77777777" w:rsidTr="002551FF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1038EA" w14:textId="77777777" w:rsidR="002551FF" w:rsidRPr="00D305AF" w:rsidRDefault="002551FF" w:rsidP="002551FF">
            <w:pPr>
              <w:jc w:val="left"/>
              <w:rPr>
                <w:rFonts w:ascii="Arial" w:eastAsia="微软雅黑" w:hAnsi="Arial" w:cs="Arial"/>
                <w:color w:val="000000"/>
                <w:rPrChange w:id="31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</w:pPr>
            <w:r w:rsidRPr="00D305AF">
              <w:rPr>
                <w:rFonts w:ascii="Arial" w:eastAsia="微软雅黑" w:hAnsi="Arial" w:cs="Arial" w:hint="eastAsia"/>
                <w:color w:val="000000"/>
                <w:rPrChange w:id="32" w:author="Yang, Lisa-JH (shanghai)" w:date="2021-01-27T16:25:00Z">
                  <w:rPr>
                    <w:rFonts w:ascii="微软雅黑" w:eastAsia="微软雅黑" w:hAnsi="微软雅黑" w:cs="宋体" w:hint="eastAsia"/>
                    <w:color w:val="000000"/>
                  </w:rPr>
                </w:rPrChange>
              </w:rPr>
              <w:t>版本</w:t>
            </w:r>
            <w:r w:rsidRPr="00D305AF">
              <w:rPr>
                <w:rFonts w:ascii="Arial" w:eastAsia="微软雅黑" w:hAnsi="Arial" w:cs="Arial"/>
                <w:color w:val="000000"/>
                <w:rPrChange w:id="33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  <w:t xml:space="preserve"> / Version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643B35" w14:textId="77777777" w:rsidR="002551FF" w:rsidRPr="00D305AF" w:rsidRDefault="002551FF" w:rsidP="002551FF">
            <w:pPr>
              <w:rPr>
                <w:rFonts w:ascii="Arial" w:eastAsia="微软雅黑" w:hAnsi="Arial" w:cs="Arial"/>
                <w:color w:val="000000"/>
                <w:rPrChange w:id="34" w:author="Yang, Lisa-JH (shanghai)" w:date="2021-01-27T16:25:00Z">
                  <w:rPr>
                    <w:rFonts w:ascii="微软雅黑" w:eastAsia="微软雅黑" w:hAnsi="微软雅黑" w:cs="宋体"/>
                    <w:color w:val="000000"/>
                  </w:rPr>
                </w:rPrChange>
              </w:rPr>
            </w:pPr>
            <w:r w:rsidRPr="00D305AF">
              <w:rPr>
                <w:rFonts w:ascii="Arial" w:eastAsia="微软雅黑" w:hAnsi="Arial" w:cs="Arial" w:hint="eastAsia"/>
                <w:color w:val="000000"/>
                <w:rPrChange w:id="35" w:author="Yang, Lisa-JH (shanghai)" w:date="2021-01-27T16:25:00Z">
                  <w:rPr>
                    <w:rFonts w:ascii="微软雅黑" w:eastAsia="微软雅黑" w:hAnsi="微软雅黑" w:cs="宋体" w:hint="eastAsia"/>
                    <w:color w:val="000000"/>
                  </w:rPr>
                </w:rPrChange>
              </w:rPr>
              <w:t xml:space="preserve">　</w:t>
            </w:r>
            <w:ins w:id="36" w:author="Yang, Lisa-JH (shanghai)" w:date="2021-01-27T16:20:00Z">
              <w:r w:rsidRPr="00D305AF">
                <w:rPr>
                  <w:rFonts w:ascii="Arial" w:eastAsia="微软雅黑" w:hAnsi="Arial" w:cs="Arial"/>
                  <w:color w:val="000000"/>
                  <w:rPrChange w:id="37" w:author="Yang, Lisa-JH (shanghai)" w:date="2021-01-27T16:25:00Z">
                    <w:rPr>
                      <w:rFonts w:ascii="微软雅黑" w:eastAsia="微软雅黑" w:hAnsi="微软雅黑" w:cs="宋体"/>
                      <w:color w:val="000000"/>
                    </w:rPr>
                  </w:rPrChange>
                </w:rPr>
                <w:t>V1.0</w:t>
              </w:r>
            </w:ins>
          </w:p>
        </w:tc>
      </w:tr>
    </w:tbl>
    <w:p w14:paraId="089E6160" w14:textId="77777777" w:rsidR="002551FF" w:rsidRDefault="002551FF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dt>
      <w:sdtPr>
        <w:rPr>
          <w:rFonts w:ascii="Arial" w:hAnsi="Arial" w:cs="Arial"/>
        </w:rPr>
        <w:id w:val="-2138474806"/>
      </w:sdtPr>
      <w:sdtEndPr/>
      <w:sdtContent>
        <w:p w14:paraId="0E1BAA2B" w14:textId="34CF1D28" w:rsidR="00AB1012" w:rsidRPr="00D305AF" w:rsidRDefault="00AB1012">
          <w:pPr>
            <w:rPr>
              <w:rFonts w:ascii="Arial" w:hAnsi="Arial" w:cs="Arial"/>
              <w:rPrChange w:id="38" w:author="Yang, Lisa-JH (shanghai)" w:date="2021-01-27T16:25:00Z">
                <w:rPr/>
              </w:rPrChange>
            </w:rPr>
          </w:pPr>
        </w:p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AB1012" w:rsidRPr="00D305AF" w14:paraId="20EB22AB" w14:textId="77777777">
            <w:tc>
              <w:tcPr>
                <w:tcW w:w="7790" w:type="dxa"/>
              </w:tcPr>
              <w:sdt>
                <w:sdtPr>
                  <w:rPr>
                    <w:rFonts w:ascii="Arial" w:eastAsia="微软雅黑" w:hAnsi="Arial" w:cs="Arial"/>
                    <w:sz w:val="52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565BF5A2" w14:textId="77777777" w:rsidR="00AB1012" w:rsidRPr="00D305AF" w:rsidRDefault="002F6370">
                    <w:pPr>
                      <w:pStyle w:val="af"/>
                      <w:spacing w:line="216" w:lineRule="auto"/>
                      <w:rPr>
                        <w:rFonts w:ascii="Arial" w:eastAsiaTheme="majorEastAsia" w:hAnsi="Arial" w:cs="Arial"/>
                        <w:color w:val="4472C4" w:themeColor="accent1"/>
                        <w:sz w:val="88"/>
                        <w:szCs w:val="88"/>
                        <w:rPrChange w:id="39" w:author="Yang, Lisa-JH (shanghai)" w:date="2021-01-27T16:25:00Z">
                          <w:rPr>
                            <w:rFonts w:asciiTheme="majorHAnsi" w:eastAsiaTheme="majorEastAsia" w:hAnsiTheme="majorHAnsi" w:cstheme="majorBidi"/>
                            <w:color w:val="4472C4" w:themeColor="accent1"/>
                            <w:sz w:val="88"/>
                            <w:szCs w:val="88"/>
                          </w:rPr>
                        </w:rPrChange>
                      </w:rPr>
                    </w:pPr>
                    <w:r w:rsidRPr="00D305AF">
                      <w:rPr>
                        <w:rFonts w:ascii="Arial" w:eastAsia="微软雅黑" w:hAnsi="Arial" w:cs="Arial" w:hint="eastAsia"/>
                        <w:sz w:val="52"/>
                        <w:szCs w:val="72"/>
                        <w:rPrChange w:id="40" w:author="Yang, Lisa-JH (shanghai)" w:date="2021-01-27T16:25:00Z">
                          <w:rPr>
                            <w:rFonts w:ascii="微软雅黑" w:eastAsia="微软雅黑" w:hAnsi="微软雅黑" w:cs="Times New Roman" w:hint="eastAsia"/>
                            <w:sz w:val="52"/>
                            <w:szCs w:val="72"/>
                          </w:rPr>
                        </w:rPrChange>
                      </w:rPr>
                      <w:t>验证策略</w:t>
                    </w:r>
                    <w:r w:rsidRPr="00D305AF">
                      <w:rPr>
                        <w:rFonts w:ascii="Arial" w:eastAsia="微软雅黑" w:hAnsi="Arial" w:cs="Arial"/>
                        <w:sz w:val="52"/>
                        <w:szCs w:val="72"/>
                        <w:rPrChange w:id="41" w:author="Yang, Lisa-JH (shanghai)" w:date="2021-01-27T16:25:00Z">
                          <w:rPr>
                            <w:rFonts w:ascii="微软雅黑" w:eastAsia="微软雅黑" w:hAnsi="微软雅黑" w:cs="Times New Roman"/>
                            <w:sz w:val="52"/>
                            <w:szCs w:val="72"/>
                          </w:rPr>
                        </w:rPrChange>
                      </w:rPr>
                      <w:t>Verification Strategy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779" w:type="dxa"/>
            <w:tblLook w:val="04A0" w:firstRow="1" w:lastRow="0" w:firstColumn="1" w:lastColumn="0" w:noHBand="0" w:noVBand="1"/>
          </w:tblPr>
          <w:tblGrid>
            <w:gridCol w:w="3416"/>
            <w:gridCol w:w="3448"/>
            <w:gridCol w:w="2915"/>
          </w:tblGrid>
          <w:tr w:rsidR="00AB1012" w:rsidRPr="00D305AF" w14:paraId="17A9B6D1" w14:textId="77777777">
            <w:trPr>
              <w:trHeight w:val="245"/>
            </w:trPr>
            <w:tc>
              <w:tcPr>
                <w:tcW w:w="3416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779DB34A" w14:textId="14D9EDCD" w:rsidR="00AB1012" w:rsidRPr="00D305AF" w:rsidRDefault="007206B9">
                <w:pPr>
                  <w:jc w:val="center"/>
                  <w:rPr>
                    <w:rFonts w:ascii="Arial" w:eastAsia="微软雅黑" w:hAnsi="Arial" w:cs="Arial"/>
                    <w:color w:val="000000"/>
                    <w:sz w:val="36"/>
                    <w:szCs w:val="36"/>
                    <w:rPrChange w:id="42" w:author="Yang, Lisa-JH (shanghai)" w:date="2021-01-27T16:25:00Z">
                      <w:rPr>
                        <w:rFonts w:ascii="微软雅黑" w:eastAsia="微软雅黑" w:hAnsi="微软雅黑" w:cs="宋体"/>
                        <w:color w:val="000000"/>
                        <w:sz w:val="36"/>
                        <w:szCs w:val="36"/>
                      </w:rPr>
                    </w:rPrChange>
                  </w:rPr>
                </w:pPr>
                <w:r>
                  <w:rPr>
                    <w:noProof/>
                  </w:rPr>
                  <w:drawing>
                    <wp:inline distT="0" distB="0" distL="0" distR="0" wp14:anchorId="07849E5A" wp14:editId="05BBA41D">
                      <wp:extent cx="1228725" cy="546100"/>
                      <wp:effectExtent l="0" t="0" r="9525" b="6350"/>
                      <wp:docPr id="2" name="Pictur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6C6023F-4AB5-41CE-A2C8-B2EEF7FAFE9C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>
                                <a:extLst>
                                  <a:ext uri="{FF2B5EF4-FFF2-40B4-BE49-F238E27FC236}">
                                    <a16:creationId xmlns:a16="http://schemas.microsoft.com/office/drawing/2014/main" id="{96C6023F-4AB5-41CE-A2C8-B2EEF7FAFE9C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8725" cy="5461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del w:id="43" w:author="Yang, Lisa-JH (shanghai)" w:date="2021-01-27T15:54:00Z">
                  <w:r w:rsidR="002F6370" w:rsidRPr="00D305AF" w:rsidDel="00242A5A">
                    <w:rPr>
                      <w:rFonts w:ascii="Arial" w:eastAsia="微软雅黑" w:hAnsi="Arial" w:cs="Arial" w:hint="eastAsia"/>
                      <w:b/>
                      <w:color w:val="ED7D31" w:themeColor="accent2"/>
                      <w:sz w:val="36"/>
                      <w:szCs w:val="36"/>
                      <w:rPrChange w:id="44" w:author="Yang, Lisa-JH (shanghai)" w:date="2021-01-27T16:25:00Z">
                        <w:rPr>
                          <w:rFonts w:ascii="微软雅黑" w:eastAsia="微软雅黑" w:hAnsi="微软雅黑" w:cs="宋体" w:hint="eastAsia"/>
                          <w:b/>
                          <w:color w:val="ED7D31" w:themeColor="accent2"/>
                          <w:sz w:val="36"/>
                          <w:szCs w:val="36"/>
                        </w:rPr>
                      </w:rPrChange>
                    </w:rPr>
                    <w:delText>上海先起</w:delText>
                  </w:r>
                </w:del>
              </w:p>
            </w:tc>
            <w:tc>
              <w:tcPr>
                <w:tcW w:w="344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77F40E6C" w14:textId="77777777" w:rsidR="00AB1012" w:rsidRPr="00D305AF" w:rsidRDefault="002F6370">
                <w:pPr>
                  <w:rPr>
                    <w:rFonts w:ascii="Arial" w:eastAsia="微软雅黑" w:hAnsi="Arial" w:cs="Arial"/>
                    <w:color w:val="000000"/>
                    <w:sz w:val="18"/>
                    <w:szCs w:val="18"/>
                    <w:rPrChange w:id="45" w:author="Yang, Lisa-JH (shanghai)" w:date="2021-01-27T16:25:00Z">
                      <w:rPr>
                        <w:rFonts w:ascii="微软雅黑" w:eastAsia="微软雅黑" w:hAnsi="微软雅黑" w:cs="宋体"/>
                        <w:color w:val="000000"/>
                        <w:sz w:val="18"/>
                        <w:szCs w:val="18"/>
                      </w:rPr>
                    </w:rPrChange>
                  </w:rPr>
                </w:pPr>
                <w:r w:rsidRPr="00D305AF">
                  <w:rPr>
                    <w:rFonts w:ascii="Arial" w:eastAsia="微软雅黑" w:hAnsi="Arial" w:cs="Arial" w:hint="eastAsia"/>
                    <w:color w:val="000000"/>
                    <w:sz w:val="18"/>
                    <w:szCs w:val="18"/>
                    <w:rPrChange w:id="46" w:author="Yang, Lisa-JH (shanghai)" w:date="2021-01-27T16:25:00Z">
                      <w:rPr>
                        <w:rFonts w:ascii="微软雅黑" w:eastAsia="微软雅黑" w:hAnsi="微软雅黑" w:cs="宋体" w:hint="eastAsia"/>
                        <w:color w:val="000000"/>
                        <w:sz w:val="18"/>
                        <w:szCs w:val="18"/>
                      </w:rPr>
                    </w:rPrChange>
                  </w:rPr>
                  <w:t>文件编号</w:t>
                </w:r>
                <w:r w:rsidRPr="00D305AF">
                  <w:rPr>
                    <w:rFonts w:ascii="Arial" w:eastAsia="微软雅黑" w:hAnsi="Arial" w:cs="Arial"/>
                    <w:color w:val="000000"/>
                    <w:sz w:val="18"/>
                    <w:szCs w:val="18"/>
                    <w:rPrChange w:id="47" w:author="Yang, Lisa-JH (shanghai)" w:date="2021-01-27T16:25:00Z">
                      <w:rPr>
                        <w:rFonts w:ascii="微软雅黑" w:eastAsia="微软雅黑" w:hAnsi="微软雅黑" w:cs="宋体"/>
                        <w:color w:val="000000"/>
                        <w:sz w:val="18"/>
                        <w:szCs w:val="18"/>
                      </w:rPr>
                    </w:rPrChange>
                  </w:rPr>
                  <w:t xml:space="preserve"> / Document ID</w:t>
                </w:r>
              </w:p>
            </w:tc>
            <w:tc>
              <w:tcPr>
                <w:tcW w:w="291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8DA3ED7" w14:textId="5A276ABD" w:rsidR="00AB1012" w:rsidRPr="00D305AF" w:rsidRDefault="002F6370">
                <w:pPr>
                  <w:rPr>
                    <w:rFonts w:ascii="Arial" w:eastAsia="微软雅黑" w:hAnsi="Arial" w:cs="Arial"/>
                    <w:color w:val="000000"/>
                    <w:sz w:val="18"/>
                    <w:szCs w:val="18"/>
                    <w:rPrChange w:id="48" w:author="Yang, Lisa-JH (shanghai)" w:date="2021-01-27T16:25:00Z">
                      <w:rPr>
                        <w:rFonts w:ascii="微软雅黑" w:eastAsia="微软雅黑" w:hAnsi="微软雅黑" w:cs="宋体"/>
                        <w:color w:val="000000"/>
                        <w:sz w:val="18"/>
                        <w:szCs w:val="18"/>
                      </w:rPr>
                    </w:rPrChange>
                  </w:rPr>
                </w:pPr>
                <w:r w:rsidRPr="00D305AF">
                  <w:rPr>
                    <w:rFonts w:ascii="Arial" w:eastAsia="微软雅黑" w:hAnsi="Arial" w:cs="Arial" w:hint="eastAsia"/>
                    <w:color w:val="000000"/>
                    <w:sz w:val="18"/>
                    <w:szCs w:val="18"/>
                    <w:rPrChange w:id="49" w:author="Yang, Lisa-JH (shanghai)" w:date="2021-01-27T16:25:00Z">
                      <w:rPr>
                        <w:rFonts w:ascii="微软雅黑" w:eastAsia="微软雅黑" w:hAnsi="微软雅黑" w:cs="宋体" w:hint="eastAsia"/>
                        <w:color w:val="000000"/>
                        <w:sz w:val="18"/>
                        <w:szCs w:val="18"/>
                      </w:rPr>
                    </w:rPrChange>
                  </w:rPr>
                  <w:t xml:space="preserve">　</w:t>
                </w:r>
                <w:r w:rsidR="00A7243B" w:rsidRPr="00A7243B">
                  <w:rPr>
                    <w:rFonts w:ascii="Arial" w:eastAsia="微软雅黑" w:hAnsi="Arial" w:cs="Arial"/>
                    <w:color w:val="000000"/>
                    <w:sz w:val="18"/>
                    <w:szCs w:val="18"/>
                  </w:rPr>
                  <w:t>SGS-FS-SUP-xx</w:t>
                </w:r>
              </w:p>
            </w:tc>
          </w:tr>
          <w:tr w:rsidR="00AB1012" w:rsidRPr="00D305AF" w14:paraId="0006554C" w14:textId="77777777">
            <w:trPr>
              <w:trHeight w:val="245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64D73B4D" w14:textId="77777777" w:rsidR="00AB1012" w:rsidRPr="00D305AF" w:rsidRDefault="00AB1012">
                <w:pPr>
                  <w:jc w:val="left"/>
                  <w:rPr>
                    <w:rFonts w:ascii="Arial" w:eastAsia="微软雅黑" w:hAnsi="Arial" w:cs="Arial"/>
                    <w:color w:val="000000"/>
                    <w:sz w:val="18"/>
                    <w:szCs w:val="18"/>
                    <w:lang w:eastAsia="en-US"/>
                    <w:rPrChange w:id="50" w:author="Yang, Lisa-JH (shanghai)" w:date="2021-01-27T16:25:00Z">
                      <w:rPr>
                        <w:rFonts w:ascii="微软雅黑" w:eastAsia="微软雅黑" w:hAnsi="微软雅黑" w:cs="宋体"/>
                        <w:color w:val="000000"/>
                        <w:sz w:val="18"/>
                        <w:szCs w:val="18"/>
                        <w:lang w:eastAsia="en-US"/>
                      </w:rPr>
                    </w:rPrChange>
                  </w:rPr>
                </w:pPr>
              </w:p>
            </w:tc>
            <w:tc>
              <w:tcPr>
                <w:tcW w:w="34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300AEED6" w14:textId="77777777" w:rsidR="00AB1012" w:rsidRPr="00D305AF" w:rsidRDefault="002F6370">
                <w:pPr>
                  <w:rPr>
                    <w:rFonts w:ascii="Arial" w:eastAsia="微软雅黑" w:hAnsi="Arial" w:cs="Arial"/>
                    <w:color w:val="000000"/>
                    <w:sz w:val="18"/>
                    <w:szCs w:val="18"/>
                    <w:rPrChange w:id="51" w:author="Yang, Lisa-JH (shanghai)" w:date="2021-01-27T16:25:00Z">
                      <w:rPr>
                        <w:rFonts w:ascii="微软雅黑" w:eastAsia="微软雅黑" w:hAnsi="微软雅黑" w:cs="宋体"/>
                        <w:color w:val="000000"/>
                        <w:sz w:val="18"/>
                        <w:szCs w:val="18"/>
                      </w:rPr>
                    </w:rPrChange>
                  </w:rPr>
                </w:pPr>
                <w:r w:rsidRPr="00D305AF">
                  <w:rPr>
                    <w:rFonts w:ascii="Arial" w:eastAsia="微软雅黑" w:hAnsi="Arial" w:cs="Arial" w:hint="eastAsia"/>
                    <w:color w:val="000000"/>
                    <w:sz w:val="18"/>
                    <w:szCs w:val="18"/>
                    <w:rPrChange w:id="52" w:author="Yang, Lisa-JH (shanghai)" w:date="2021-01-27T16:25:00Z">
                      <w:rPr>
                        <w:rFonts w:ascii="微软雅黑" w:eastAsia="微软雅黑" w:hAnsi="微软雅黑" w:cs="宋体" w:hint="eastAsia"/>
                        <w:color w:val="000000"/>
                        <w:sz w:val="18"/>
                        <w:szCs w:val="18"/>
                      </w:rPr>
                    </w:rPrChange>
                  </w:rPr>
                  <w:t>密级</w:t>
                </w:r>
                <w:r w:rsidRPr="00D305AF">
                  <w:rPr>
                    <w:rFonts w:ascii="Arial" w:eastAsia="微软雅黑" w:hAnsi="Arial" w:cs="Arial"/>
                    <w:color w:val="000000"/>
                    <w:sz w:val="18"/>
                    <w:szCs w:val="18"/>
                    <w:rPrChange w:id="53" w:author="Yang, Lisa-JH (shanghai)" w:date="2021-01-27T16:25:00Z">
                      <w:rPr>
                        <w:rFonts w:ascii="微软雅黑" w:eastAsia="微软雅黑" w:hAnsi="微软雅黑" w:cs="宋体"/>
                        <w:color w:val="000000"/>
                        <w:sz w:val="18"/>
                        <w:szCs w:val="18"/>
                      </w:rPr>
                    </w:rPrChange>
                  </w:rPr>
                  <w:t xml:space="preserve"> / Confidentiality </w:t>
                </w:r>
              </w:p>
            </w:tc>
            <w:tc>
              <w:tcPr>
                <w:tcW w:w="291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2E7956DE" w14:textId="3BDFD02D" w:rsidR="00AB1012" w:rsidRPr="00D305AF" w:rsidRDefault="002F6370">
                <w:pPr>
                  <w:rPr>
                    <w:rFonts w:ascii="Arial" w:eastAsia="微软雅黑" w:hAnsi="Arial" w:cs="Arial"/>
                    <w:color w:val="000000"/>
                    <w:sz w:val="18"/>
                    <w:szCs w:val="18"/>
                    <w:rPrChange w:id="54" w:author="Yang, Lisa-JH (shanghai)" w:date="2021-01-27T16:25:00Z">
                      <w:rPr>
                        <w:rFonts w:ascii="微软雅黑" w:eastAsia="微软雅黑" w:hAnsi="微软雅黑" w:cs="宋体"/>
                        <w:color w:val="000000"/>
                        <w:sz w:val="18"/>
                        <w:szCs w:val="18"/>
                      </w:rPr>
                    </w:rPrChange>
                  </w:rPr>
                </w:pPr>
                <w:r w:rsidRPr="00D305AF">
                  <w:rPr>
                    <w:rFonts w:ascii="Arial" w:eastAsia="微软雅黑" w:hAnsi="Arial" w:cs="Arial" w:hint="eastAsia"/>
                    <w:color w:val="000000"/>
                    <w:sz w:val="18"/>
                    <w:szCs w:val="18"/>
                    <w:rPrChange w:id="55" w:author="Yang, Lisa-JH (shanghai)" w:date="2021-01-27T16:25:00Z">
                      <w:rPr>
                        <w:rFonts w:ascii="微软雅黑" w:eastAsia="微软雅黑" w:hAnsi="微软雅黑" w:cs="宋体" w:hint="eastAsia"/>
                        <w:color w:val="000000"/>
                        <w:sz w:val="18"/>
                        <w:szCs w:val="18"/>
                      </w:rPr>
                    </w:rPrChange>
                  </w:rPr>
                  <w:t xml:space="preserve">　</w:t>
                </w:r>
              </w:p>
            </w:tc>
          </w:tr>
        </w:tbl>
        <w:p w14:paraId="760D7241" w14:textId="77777777" w:rsidR="00AB1012" w:rsidRPr="00D305AF" w:rsidRDefault="002F6370">
          <w:pPr>
            <w:rPr>
              <w:rFonts w:ascii="Arial" w:hAnsi="Arial" w:cs="Arial"/>
              <w:rPrChange w:id="56" w:author="Yang, Lisa-JH (shanghai)" w:date="2021-01-27T16:25:00Z">
                <w:rPr/>
              </w:rPrChange>
            </w:rPr>
          </w:pPr>
          <w:r w:rsidRPr="00D305AF">
            <w:rPr>
              <w:rFonts w:ascii="Arial" w:hAnsi="Arial" w:cs="Arial"/>
              <w:rPrChange w:id="57" w:author="Yang, Lisa-JH (shanghai)" w:date="2021-01-27T16:25:00Z">
                <w:rPr/>
              </w:rPrChange>
            </w:rPr>
            <w:br w:type="page"/>
          </w:r>
        </w:p>
        <w:p w14:paraId="7CE52E8E" w14:textId="46A1668D" w:rsidR="00AB1012" w:rsidRPr="00D305AF" w:rsidDel="00235B1E" w:rsidRDefault="002F6370">
          <w:pPr>
            <w:pBdr>
              <w:bottom w:val="single" w:sz="4" w:space="1" w:color="0070C0"/>
            </w:pBdr>
            <w:spacing w:before="360" w:after="120"/>
            <w:rPr>
              <w:del w:id="58" w:author="Yang, Lisa-JH (shanghai)" w:date="2021-01-27T16:21:00Z"/>
              <w:rFonts w:ascii="Arial" w:eastAsia="微软雅黑" w:hAnsi="Arial" w:cs="Arial"/>
              <w:b/>
              <w:color w:val="0070C0"/>
              <w:sz w:val="28"/>
              <w:szCs w:val="36"/>
              <w:rPrChange w:id="59" w:author="Yang, Lisa-JH (shanghai)" w:date="2021-01-27T16:25:00Z">
                <w:rPr>
                  <w:del w:id="60" w:author="Yang, Lisa-JH (shanghai)" w:date="2021-01-27T16:21:00Z"/>
                  <w:rFonts w:asciiTheme="minorHAnsi" w:eastAsia="微软雅黑" w:hAnsiTheme="minorHAnsi" w:cstheme="minorHAnsi"/>
                  <w:b/>
                  <w:color w:val="0070C0"/>
                  <w:sz w:val="28"/>
                  <w:szCs w:val="36"/>
                </w:rPr>
              </w:rPrChange>
            </w:rPr>
          </w:pPr>
          <w:del w:id="61" w:author="Yang, Lisa-JH (shanghai)" w:date="2021-01-27T16:21:00Z">
            <w:r w:rsidRPr="00D305AF" w:rsidDel="00235B1E">
              <w:rPr>
                <w:rFonts w:ascii="Arial" w:eastAsia="微软雅黑" w:hAnsi="Arial" w:cs="Arial"/>
                <w:b/>
                <w:color w:val="0070C0"/>
                <w:sz w:val="28"/>
                <w:szCs w:val="36"/>
                <w:rPrChange w:id="62" w:author="Yang, Lisa-JH (shanghai)" w:date="2021-01-27T16:25:00Z">
                  <w:rPr>
                    <w:rFonts w:asciiTheme="minorHAnsi" w:eastAsia="微软雅黑" w:hAnsiTheme="minorHAnsi" w:cstheme="minorHAnsi"/>
                    <w:b/>
                    <w:color w:val="0070C0"/>
                    <w:sz w:val="28"/>
                    <w:szCs w:val="36"/>
                  </w:rPr>
                </w:rPrChange>
              </w:rPr>
              <w:lastRenderedPageBreak/>
              <w:delText>注意</w:delText>
            </w:r>
            <w:r w:rsidRPr="00D305AF" w:rsidDel="00235B1E">
              <w:rPr>
                <w:rFonts w:ascii="Arial" w:eastAsia="微软雅黑" w:hAnsi="Arial" w:cs="Arial"/>
                <w:b/>
                <w:color w:val="0070C0"/>
                <w:sz w:val="28"/>
                <w:szCs w:val="36"/>
                <w:rPrChange w:id="63" w:author="Yang, Lisa-JH (shanghai)" w:date="2021-01-27T16:25:00Z">
                  <w:rPr>
                    <w:rFonts w:asciiTheme="minorHAnsi" w:eastAsia="微软雅黑" w:hAnsiTheme="minorHAnsi" w:cstheme="minorHAnsi"/>
                    <w:b/>
                    <w:color w:val="0070C0"/>
                    <w:sz w:val="28"/>
                    <w:szCs w:val="36"/>
                  </w:rPr>
                </w:rPrChange>
              </w:rPr>
              <w:delText xml:space="preserve"> / Notice:</w:delText>
            </w:r>
          </w:del>
        </w:p>
        <w:p w14:paraId="7F380308" w14:textId="72021859" w:rsidR="00AB1012" w:rsidRPr="00D305AF" w:rsidDel="00235B1E" w:rsidRDefault="002F6370">
          <w:pPr>
            <w:pStyle w:val="a0"/>
            <w:widowControl/>
            <w:numPr>
              <w:ilvl w:val="0"/>
              <w:numId w:val="2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del w:id="64" w:author="Yang, Lisa-JH (shanghai)" w:date="2021-01-27T16:21:00Z"/>
              <w:rFonts w:ascii="Arial" w:eastAsia="微软雅黑" w:hAnsi="Arial" w:cs="Arial"/>
              <w:color w:val="0070C0"/>
              <w:rPrChange w:id="65" w:author="Yang, Lisa-JH (shanghai)" w:date="2021-01-27T16:25:00Z">
                <w:rPr>
                  <w:del w:id="66" w:author="Yang, Lisa-JH (shanghai)" w:date="2021-01-27T16:21:00Z"/>
                  <w:rFonts w:asciiTheme="minorHAnsi" w:eastAsia="微软雅黑" w:hAnsiTheme="minorHAnsi" w:cstheme="minorHAnsi"/>
                  <w:color w:val="0070C0"/>
                </w:rPr>
              </w:rPrChange>
            </w:rPr>
          </w:pPr>
          <w:del w:id="67" w:author="Yang, Lisa-JH (shanghai)" w:date="2021-01-27T16:21:00Z">
            <w:r w:rsidRPr="00D305AF" w:rsidDel="00235B1E">
              <w:rPr>
                <w:rFonts w:ascii="Arial" w:eastAsia="微软雅黑" w:hAnsi="Arial" w:cs="Arial" w:hint="eastAsia"/>
                <w:color w:val="0070C0"/>
                <w:rPrChange w:id="68" w:author="Yang, Lisa-JH (shanghai)" w:date="2021-01-27T16:25:00Z">
                  <w:rPr>
                    <w:rFonts w:asciiTheme="minorHAnsi" w:eastAsia="微软雅黑" w:hAnsiTheme="minorHAnsi" w:cstheme="minorHAnsi" w:hint="eastAsia"/>
                    <w:color w:val="0070C0"/>
                  </w:rPr>
                </w:rPrChange>
              </w:rPr>
              <w:delText>本文档的目的是帮助作者制作满足</w:delText>
            </w:r>
            <w:r w:rsidRPr="00D305AF" w:rsidDel="00235B1E">
              <w:rPr>
                <w:rFonts w:ascii="Arial" w:eastAsia="微软雅黑" w:hAnsi="Arial" w:cs="Arial"/>
                <w:color w:val="0070C0"/>
                <w:rPrChange w:id="69" w:author="Yang, Lisa-JH (shanghai)" w:date="2021-01-27T16:25:00Z">
                  <w:rPr>
                    <w:rFonts w:asciiTheme="minorHAnsi" w:eastAsia="微软雅黑" w:hAnsiTheme="minorHAnsi" w:cstheme="minorHAnsi"/>
                    <w:color w:val="0070C0"/>
                  </w:rPr>
                </w:rPrChange>
              </w:rPr>
              <w:delText>ISO26262</w:delText>
            </w:r>
            <w:r w:rsidRPr="00D305AF" w:rsidDel="00235B1E">
              <w:rPr>
                <w:rFonts w:ascii="Arial" w:eastAsia="微软雅黑" w:hAnsi="Arial" w:cs="Arial" w:hint="eastAsia"/>
                <w:color w:val="0070C0"/>
                <w:rPrChange w:id="70" w:author="Yang, Lisa-JH (shanghai)" w:date="2021-01-27T16:25:00Z">
                  <w:rPr>
                    <w:rFonts w:asciiTheme="minorHAnsi" w:eastAsia="微软雅黑" w:hAnsiTheme="minorHAnsi" w:cstheme="minorHAnsi" w:hint="eastAsia"/>
                    <w:color w:val="0070C0"/>
                  </w:rPr>
                </w:rPrChange>
              </w:rPr>
              <w:delText>及</w:delText>
            </w:r>
            <w:r w:rsidRPr="00D305AF" w:rsidDel="00235B1E">
              <w:rPr>
                <w:rFonts w:ascii="Arial" w:eastAsia="微软雅黑" w:hAnsi="Arial" w:cs="Arial"/>
                <w:color w:val="0070C0"/>
                <w:rPrChange w:id="71" w:author="Yang, Lisa-JH (shanghai)" w:date="2021-01-27T16:25:00Z">
                  <w:rPr>
                    <w:rFonts w:asciiTheme="minorHAnsi" w:eastAsia="微软雅黑" w:hAnsiTheme="minorHAnsi" w:cstheme="minorHAnsi"/>
                    <w:color w:val="0070C0"/>
                  </w:rPr>
                </w:rPrChange>
              </w:rPr>
              <w:delText>Automotive SPICE</w:delText>
            </w:r>
            <w:r w:rsidRPr="00D305AF" w:rsidDel="00235B1E">
              <w:rPr>
                <w:rFonts w:ascii="Arial" w:eastAsia="微软雅黑" w:hAnsi="Arial" w:cs="Arial" w:hint="eastAsia"/>
                <w:color w:val="0070C0"/>
                <w:rPrChange w:id="72" w:author="Yang, Lisa-JH (shanghai)" w:date="2021-01-27T16:25:00Z">
                  <w:rPr>
                    <w:rFonts w:asciiTheme="minorHAnsi" w:eastAsia="微软雅黑" w:hAnsiTheme="minorHAnsi" w:cstheme="minorHAnsi" w:hint="eastAsia"/>
                    <w:color w:val="0070C0"/>
                  </w:rPr>
                </w:rPrChange>
              </w:rPr>
              <w:delText>相关要求的工作产品</w:delText>
            </w:r>
          </w:del>
        </w:p>
        <w:p w14:paraId="22D93714" w14:textId="11DF3F0E" w:rsidR="00AB1012" w:rsidRPr="00D305AF" w:rsidDel="00235B1E" w:rsidRDefault="002F6370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del w:id="73" w:author="Yang, Lisa-JH (shanghai)" w:date="2021-01-27T16:21:00Z"/>
              <w:rFonts w:ascii="Arial" w:eastAsia="微软雅黑" w:hAnsi="Arial" w:cs="Arial"/>
              <w:color w:val="0070C0"/>
              <w:rPrChange w:id="74" w:author="Yang, Lisa-JH (shanghai)" w:date="2021-01-27T16:25:00Z">
                <w:rPr>
                  <w:del w:id="75" w:author="Yang, Lisa-JH (shanghai)" w:date="2021-01-27T16:21:00Z"/>
                  <w:rFonts w:asciiTheme="minorHAnsi" w:eastAsia="微软雅黑" w:hAnsiTheme="minorHAnsi" w:cstheme="minorHAnsi"/>
                  <w:color w:val="0070C0"/>
                </w:rPr>
              </w:rPrChange>
            </w:rPr>
          </w:pPr>
          <w:del w:id="76" w:author="Yang, Lisa-JH (shanghai)" w:date="2021-01-27T16:21:00Z">
            <w:r w:rsidRPr="00D305AF" w:rsidDel="00235B1E">
              <w:rPr>
                <w:rFonts w:ascii="Arial" w:eastAsia="微软雅黑" w:hAnsi="Arial" w:cs="Arial"/>
                <w:color w:val="0070C0"/>
                <w:rPrChange w:id="77" w:author="Yang, Lisa-JH (shanghai)" w:date="2021-01-27T16:25:00Z">
                  <w:rPr>
                    <w:rFonts w:asciiTheme="minorHAnsi" w:eastAsia="微软雅黑" w:hAnsiTheme="minorHAnsi" w:cstheme="minorHAnsi"/>
                    <w:color w:val="0070C0"/>
                  </w:rPr>
                </w:rPrChange>
              </w:rPr>
              <w:delText>This document is aimed to assist the author to develop work products in compliance with the corresponding requirements in ISO26262 and Automotive SPICE.</w:delText>
            </w:r>
          </w:del>
        </w:p>
        <w:p w14:paraId="0222C6C6" w14:textId="4D947C23" w:rsidR="00AB1012" w:rsidRPr="00D305AF" w:rsidDel="00235B1E" w:rsidRDefault="002F6370">
          <w:pPr>
            <w:pStyle w:val="a0"/>
            <w:widowControl/>
            <w:numPr>
              <w:ilvl w:val="0"/>
              <w:numId w:val="2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del w:id="78" w:author="Yang, Lisa-JH (shanghai)" w:date="2021-01-27T16:21:00Z"/>
              <w:rFonts w:ascii="Arial" w:eastAsia="微软雅黑" w:hAnsi="Arial" w:cs="Arial"/>
              <w:color w:val="0070C0"/>
              <w:rPrChange w:id="79" w:author="Yang, Lisa-JH (shanghai)" w:date="2021-01-27T16:25:00Z">
                <w:rPr>
                  <w:del w:id="80" w:author="Yang, Lisa-JH (shanghai)" w:date="2021-01-27T16:21:00Z"/>
                  <w:rFonts w:asciiTheme="minorHAnsi" w:eastAsia="微软雅黑" w:hAnsiTheme="minorHAnsi" w:cstheme="minorHAnsi"/>
                  <w:color w:val="0070C0"/>
                </w:rPr>
              </w:rPrChange>
            </w:rPr>
          </w:pPr>
          <w:del w:id="81" w:author="Yang, Lisa-JH (shanghai)" w:date="2021-01-27T16:21:00Z">
            <w:r w:rsidRPr="00D305AF" w:rsidDel="00235B1E">
              <w:rPr>
                <w:rFonts w:ascii="Arial" w:eastAsia="微软雅黑" w:hAnsi="Arial" w:cs="Arial" w:hint="eastAsia"/>
                <w:color w:val="0070C0"/>
                <w:rPrChange w:id="82" w:author="Yang, Lisa-JH (shanghai)" w:date="2021-01-27T16:25:00Z">
                  <w:rPr>
                    <w:rFonts w:asciiTheme="minorHAnsi" w:eastAsia="微软雅黑" w:hAnsiTheme="minorHAnsi" w:cstheme="minorHAnsi" w:hint="eastAsia"/>
                    <w:color w:val="0070C0"/>
                  </w:rPr>
                </w:rPrChange>
              </w:rPr>
              <w:delText>通过本文档模板所创建的工作产品不能认为其一定会自动满足</w:delText>
            </w:r>
            <w:r w:rsidRPr="00D305AF" w:rsidDel="00235B1E">
              <w:rPr>
                <w:rFonts w:ascii="Arial" w:eastAsia="微软雅黑" w:hAnsi="Arial" w:cs="Arial"/>
                <w:color w:val="0070C0"/>
                <w:rPrChange w:id="83" w:author="Yang, Lisa-JH (shanghai)" w:date="2021-01-27T16:25:00Z">
                  <w:rPr>
                    <w:rFonts w:asciiTheme="minorHAnsi" w:eastAsia="微软雅黑" w:hAnsiTheme="minorHAnsi" w:cstheme="minorHAnsi"/>
                    <w:color w:val="0070C0"/>
                  </w:rPr>
                </w:rPrChange>
              </w:rPr>
              <w:delText>ISO26262</w:delText>
            </w:r>
            <w:r w:rsidRPr="00D305AF" w:rsidDel="00235B1E">
              <w:rPr>
                <w:rFonts w:ascii="Arial" w:eastAsia="微软雅黑" w:hAnsi="Arial" w:cs="Arial" w:hint="eastAsia"/>
                <w:color w:val="0070C0"/>
                <w:rPrChange w:id="84" w:author="Yang, Lisa-JH (shanghai)" w:date="2021-01-27T16:25:00Z">
                  <w:rPr>
                    <w:rFonts w:asciiTheme="minorHAnsi" w:eastAsia="微软雅黑" w:hAnsiTheme="minorHAnsi" w:cstheme="minorHAnsi" w:hint="eastAsia"/>
                    <w:color w:val="0070C0"/>
                  </w:rPr>
                </w:rPrChange>
              </w:rPr>
              <w:delText>及</w:delText>
            </w:r>
            <w:r w:rsidRPr="00D305AF" w:rsidDel="00235B1E">
              <w:rPr>
                <w:rFonts w:ascii="Arial" w:eastAsia="微软雅黑" w:hAnsi="Arial" w:cs="Arial"/>
                <w:color w:val="0070C0"/>
                <w:rPrChange w:id="85" w:author="Yang, Lisa-JH (shanghai)" w:date="2021-01-27T16:25:00Z">
                  <w:rPr>
                    <w:rFonts w:asciiTheme="minorHAnsi" w:eastAsia="微软雅黑" w:hAnsiTheme="minorHAnsi" w:cstheme="minorHAnsi"/>
                    <w:color w:val="0070C0"/>
                  </w:rPr>
                </w:rPrChange>
              </w:rPr>
              <w:delText>Automotive SPCE</w:delText>
            </w:r>
            <w:r w:rsidRPr="00D305AF" w:rsidDel="00235B1E">
              <w:rPr>
                <w:rFonts w:ascii="Arial" w:eastAsia="微软雅黑" w:hAnsi="Arial" w:cs="Arial" w:hint="eastAsia"/>
                <w:color w:val="0070C0"/>
                <w:rPrChange w:id="86" w:author="Yang, Lisa-JH (shanghai)" w:date="2021-01-27T16:25:00Z">
                  <w:rPr>
                    <w:rFonts w:asciiTheme="minorHAnsi" w:eastAsia="微软雅黑" w:hAnsiTheme="minorHAnsi" w:cstheme="minorHAnsi" w:hint="eastAsia"/>
                    <w:color w:val="0070C0"/>
                  </w:rPr>
                </w:rPrChange>
              </w:rPr>
              <w:delText>的要求</w:delText>
            </w:r>
          </w:del>
        </w:p>
        <w:p w14:paraId="0B303881" w14:textId="2C29FB7C" w:rsidR="00AB1012" w:rsidRPr="00D305AF" w:rsidDel="00235B1E" w:rsidRDefault="002F6370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del w:id="87" w:author="Yang, Lisa-JH (shanghai)" w:date="2021-01-27T16:21:00Z"/>
              <w:rFonts w:ascii="Arial" w:eastAsia="微软雅黑" w:hAnsi="Arial" w:cs="Arial"/>
              <w:color w:val="0070C0"/>
              <w:rPrChange w:id="88" w:author="Yang, Lisa-JH (shanghai)" w:date="2021-01-27T16:25:00Z">
                <w:rPr>
                  <w:del w:id="89" w:author="Yang, Lisa-JH (shanghai)" w:date="2021-01-27T16:21:00Z"/>
                  <w:rFonts w:asciiTheme="minorHAnsi" w:eastAsia="微软雅黑" w:hAnsiTheme="minorHAnsi" w:cstheme="minorHAnsi"/>
                  <w:color w:val="0070C0"/>
                </w:rPr>
              </w:rPrChange>
            </w:rPr>
          </w:pPr>
          <w:del w:id="90" w:author="Yang, Lisa-JH (shanghai)" w:date="2021-01-27T16:21:00Z">
            <w:r w:rsidRPr="00D305AF" w:rsidDel="00235B1E">
              <w:rPr>
                <w:rFonts w:ascii="Arial" w:eastAsia="微软雅黑" w:hAnsi="Arial" w:cs="Arial"/>
                <w:color w:val="0070C0"/>
                <w:rPrChange w:id="91" w:author="Yang, Lisa-JH (shanghai)" w:date="2021-01-27T16:25:00Z">
                  <w:rPr>
                    <w:rFonts w:asciiTheme="minorHAnsi" w:eastAsia="微软雅黑" w:hAnsiTheme="minorHAnsi" w:cstheme="minorHAnsi"/>
                    <w:color w:val="0070C0"/>
                  </w:rPr>
                </w:rPrChange>
              </w:rPr>
              <w:delText>The work products generated via this template cannot be treated as are in compliance with requirements of ISO26262 and Automotive SPICE automatically.</w:delText>
            </w:r>
          </w:del>
        </w:p>
        <w:p w14:paraId="53F46489" w14:textId="0F136C13" w:rsidR="00AB1012" w:rsidRPr="00D305AF" w:rsidDel="00235B1E" w:rsidRDefault="002F6370">
          <w:pPr>
            <w:pStyle w:val="a0"/>
            <w:widowControl/>
            <w:numPr>
              <w:ilvl w:val="0"/>
              <w:numId w:val="2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del w:id="92" w:author="Yang, Lisa-JH (shanghai)" w:date="2021-01-27T16:21:00Z"/>
              <w:rFonts w:ascii="Arial" w:eastAsia="微软雅黑" w:hAnsi="Arial" w:cs="Arial"/>
              <w:color w:val="0070C0"/>
              <w:rPrChange w:id="93" w:author="Yang, Lisa-JH (shanghai)" w:date="2021-01-27T16:25:00Z">
                <w:rPr>
                  <w:del w:id="94" w:author="Yang, Lisa-JH (shanghai)" w:date="2021-01-27T16:21:00Z"/>
                  <w:rFonts w:asciiTheme="minorHAnsi" w:eastAsia="微软雅黑" w:hAnsiTheme="minorHAnsi" w:cstheme="minorHAnsi"/>
                  <w:color w:val="0070C0"/>
                </w:rPr>
              </w:rPrChange>
            </w:rPr>
          </w:pPr>
          <w:del w:id="95" w:author="Yang, Lisa-JH (shanghai)" w:date="2021-01-27T16:21:00Z">
            <w:r w:rsidRPr="00D305AF" w:rsidDel="00235B1E">
              <w:rPr>
                <w:rFonts w:ascii="Arial" w:eastAsia="微软雅黑" w:hAnsi="Arial" w:cs="Arial" w:hint="eastAsia"/>
                <w:color w:val="0070C0"/>
                <w:rPrChange w:id="96" w:author="Yang, Lisa-JH (shanghai)" w:date="2021-01-27T16:25:00Z">
                  <w:rPr>
                    <w:rFonts w:asciiTheme="minorHAnsi" w:eastAsia="微软雅黑" w:hAnsiTheme="minorHAnsi" w:cstheme="minorHAnsi" w:hint="eastAsia"/>
                    <w:color w:val="0070C0"/>
                  </w:rPr>
                </w:rPrChange>
              </w:rPr>
              <w:delText>本文档内容仅供参考</w:delText>
            </w:r>
          </w:del>
        </w:p>
        <w:p w14:paraId="61C1CB07" w14:textId="3AD86920" w:rsidR="00AB1012" w:rsidRPr="00D305AF" w:rsidDel="00235B1E" w:rsidRDefault="002F6370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del w:id="97" w:author="Yang, Lisa-JH (shanghai)" w:date="2021-01-27T16:21:00Z"/>
              <w:rFonts w:ascii="Arial" w:eastAsia="微软雅黑" w:hAnsi="Arial" w:cs="Arial"/>
              <w:color w:val="0070C0"/>
              <w:rPrChange w:id="98" w:author="Yang, Lisa-JH (shanghai)" w:date="2021-01-27T16:25:00Z">
                <w:rPr>
                  <w:del w:id="99" w:author="Yang, Lisa-JH (shanghai)" w:date="2021-01-27T16:21:00Z"/>
                  <w:rFonts w:asciiTheme="minorHAnsi" w:eastAsia="微软雅黑" w:hAnsiTheme="minorHAnsi" w:cstheme="minorHAnsi"/>
                  <w:color w:val="0070C0"/>
                </w:rPr>
              </w:rPrChange>
            </w:rPr>
          </w:pPr>
          <w:del w:id="100" w:author="Yang, Lisa-JH (shanghai)" w:date="2021-01-27T16:21:00Z">
            <w:r w:rsidRPr="00D305AF" w:rsidDel="00235B1E">
              <w:rPr>
                <w:rFonts w:ascii="Arial" w:eastAsia="微软雅黑" w:hAnsi="Arial" w:cs="Arial"/>
                <w:color w:val="0070C0"/>
                <w:rPrChange w:id="101" w:author="Yang, Lisa-JH (shanghai)" w:date="2021-01-27T16:25:00Z">
                  <w:rPr>
                    <w:rFonts w:asciiTheme="minorHAnsi" w:eastAsia="微软雅黑" w:hAnsiTheme="minorHAnsi" w:cstheme="minorHAnsi"/>
                    <w:color w:val="0070C0"/>
                  </w:rPr>
                </w:rPrChange>
              </w:rPr>
              <w:delText>The content of this document is for reference only</w:delText>
            </w:r>
          </w:del>
        </w:p>
        <w:p w14:paraId="6296B258" w14:textId="24920B9C" w:rsidR="00AB1012" w:rsidRPr="00D305AF" w:rsidDel="00235B1E" w:rsidRDefault="002F6370">
          <w:pPr>
            <w:pStyle w:val="a0"/>
            <w:widowControl/>
            <w:numPr>
              <w:ilvl w:val="0"/>
              <w:numId w:val="2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del w:id="102" w:author="Yang, Lisa-JH (shanghai)" w:date="2021-01-27T16:21:00Z"/>
              <w:rFonts w:ascii="Arial" w:eastAsia="微软雅黑" w:hAnsi="Arial" w:cs="Arial"/>
              <w:color w:val="0070C0"/>
              <w:rPrChange w:id="103" w:author="Yang, Lisa-JH (shanghai)" w:date="2021-01-27T16:25:00Z">
                <w:rPr>
                  <w:del w:id="104" w:author="Yang, Lisa-JH (shanghai)" w:date="2021-01-27T16:21:00Z"/>
                  <w:rFonts w:asciiTheme="minorHAnsi" w:eastAsia="微软雅黑" w:hAnsiTheme="minorHAnsi" w:cstheme="minorHAnsi"/>
                  <w:color w:val="0070C0"/>
                </w:rPr>
              </w:rPrChange>
            </w:rPr>
          </w:pPr>
          <w:del w:id="105" w:author="Yang, Lisa-JH (shanghai)" w:date="2021-01-27T16:21:00Z">
            <w:r w:rsidRPr="00D305AF" w:rsidDel="00235B1E">
              <w:rPr>
                <w:rFonts w:ascii="Arial" w:eastAsia="微软雅黑" w:hAnsi="Arial" w:cs="Arial" w:hint="eastAsia"/>
                <w:color w:val="0070C0"/>
                <w:rPrChange w:id="106" w:author="Yang, Lisa-JH (shanghai)" w:date="2021-01-27T16:25:00Z">
                  <w:rPr>
                    <w:rFonts w:asciiTheme="minorHAnsi" w:eastAsia="微软雅黑" w:hAnsiTheme="minorHAnsi" w:cstheme="minorHAnsi" w:hint="eastAsia"/>
                    <w:color w:val="0070C0"/>
                  </w:rPr>
                </w:rPrChange>
              </w:rPr>
              <w:delText>如有问题，请和我们联系：</w:delText>
            </w:r>
            <w:r w:rsidRPr="00D305AF" w:rsidDel="00235B1E">
              <w:rPr>
                <w:rFonts w:ascii="Arial" w:eastAsia="微软雅黑" w:hAnsi="Arial" w:cs="Arial"/>
                <w:color w:val="0070C0"/>
                <w:rPrChange w:id="107" w:author="Yang, Lisa-JH (shanghai)" w:date="2021-01-27T16:25:00Z">
                  <w:rPr>
                    <w:rFonts w:asciiTheme="minorHAnsi" w:eastAsia="微软雅黑" w:hAnsiTheme="minorHAnsi" w:cstheme="minorHAnsi"/>
                    <w:color w:val="0070C0"/>
                  </w:rPr>
                </w:rPrChange>
              </w:rPr>
              <w:delText>eric.chen@iqichina.com</w:delText>
            </w:r>
          </w:del>
        </w:p>
        <w:p w14:paraId="4A44BBE6" w14:textId="4CEB043C" w:rsidR="00AB1012" w:rsidRPr="00D305AF" w:rsidDel="00235B1E" w:rsidRDefault="002F6370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del w:id="108" w:author="Yang, Lisa-JH (shanghai)" w:date="2021-01-27T16:21:00Z"/>
              <w:rFonts w:ascii="Arial" w:eastAsia="微软雅黑" w:hAnsi="Arial" w:cs="Arial"/>
              <w:color w:val="0070C0"/>
              <w:rPrChange w:id="109" w:author="Yang, Lisa-JH (shanghai)" w:date="2021-01-27T16:25:00Z">
                <w:rPr>
                  <w:del w:id="110" w:author="Yang, Lisa-JH (shanghai)" w:date="2021-01-27T16:21:00Z"/>
                  <w:rFonts w:asciiTheme="minorHAnsi" w:eastAsia="微软雅黑" w:hAnsiTheme="minorHAnsi" w:cstheme="minorHAnsi"/>
                  <w:color w:val="0070C0"/>
                </w:rPr>
              </w:rPrChange>
            </w:rPr>
          </w:pPr>
          <w:del w:id="111" w:author="Yang, Lisa-JH (shanghai)" w:date="2021-01-27T16:21:00Z">
            <w:r w:rsidRPr="00D305AF" w:rsidDel="00235B1E">
              <w:rPr>
                <w:rFonts w:ascii="Arial" w:eastAsia="微软雅黑" w:hAnsi="Arial" w:cs="Arial"/>
                <w:color w:val="0070C0"/>
                <w:rPrChange w:id="112" w:author="Yang, Lisa-JH (shanghai)" w:date="2021-01-27T16:25:00Z">
                  <w:rPr>
                    <w:rFonts w:asciiTheme="minorHAnsi" w:eastAsia="微软雅黑" w:hAnsiTheme="minorHAnsi" w:cstheme="minorHAnsi"/>
                    <w:color w:val="0070C0"/>
                  </w:rPr>
                </w:rPrChange>
              </w:rPr>
              <w:delText>please contact with us via eric.chen@iqichina.com if any question.</w:delText>
            </w:r>
          </w:del>
        </w:p>
        <w:p w14:paraId="49E94FE7" w14:textId="12503FB3" w:rsidR="00AB1012" w:rsidRPr="00D305AF" w:rsidDel="00235B1E" w:rsidRDefault="002F6370">
          <w:pPr>
            <w:pStyle w:val="a0"/>
            <w:widowControl/>
            <w:numPr>
              <w:ilvl w:val="0"/>
              <w:numId w:val="2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del w:id="113" w:author="Yang, Lisa-JH (shanghai)" w:date="2021-01-27T16:21:00Z"/>
              <w:rFonts w:ascii="Arial" w:eastAsia="微软雅黑" w:hAnsi="Arial" w:cs="Arial"/>
              <w:b/>
              <w:color w:val="ED7D31" w:themeColor="accent2"/>
              <w:rPrChange w:id="114" w:author="Yang, Lisa-JH (shanghai)" w:date="2021-01-27T16:25:00Z">
                <w:rPr>
                  <w:del w:id="115" w:author="Yang, Lisa-JH (shanghai)" w:date="2021-01-27T16:21:00Z"/>
                  <w:rFonts w:asciiTheme="minorHAnsi" w:eastAsia="微软雅黑" w:hAnsiTheme="minorHAnsi" w:cstheme="minorHAnsi"/>
                  <w:b/>
                  <w:color w:val="ED7D31" w:themeColor="accent2"/>
                </w:rPr>
              </w:rPrChange>
            </w:rPr>
          </w:pPr>
          <w:del w:id="116" w:author="Yang, Lisa-JH (shanghai)" w:date="2021-01-27T16:21:00Z">
            <w:r w:rsidRPr="00D305AF" w:rsidDel="00235B1E">
              <w:rPr>
                <w:rFonts w:ascii="Arial" w:eastAsia="微软雅黑" w:hAnsi="Arial" w:cs="Arial" w:hint="eastAsia"/>
                <w:b/>
                <w:color w:val="ED7D31" w:themeColor="accent2"/>
                <w:rPrChange w:id="117" w:author="Yang, Lisa-JH (shanghai)" w:date="2021-01-27T16:25:00Z">
                  <w:rPr>
                    <w:rFonts w:asciiTheme="minorHAnsi" w:eastAsia="微软雅黑" w:hAnsiTheme="minorHAnsi" w:cstheme="minorHAnsi" w:hint="eastAsia"/>
                    <w:b/>
                    <w:color w:val="ED7D31" w:themeColor="accent2"/>
                  </w:rPr>
                </w:rPrChange>
              </w:rPr>
              <w:delText>此模板知识产权归上海先起所有，仅限该咨询项目使用。未经书面许可，禁止打印、复印、转发</w:delText>
            </w:r>
          </w:del>
        </w:p>
        <w:p w14:paraId="16AB3998" w14:textId="2BA87C63" w:rsidR="00AB1012" w:rsidRPr="00D305AF" w:rsidDel="00235B1E" w:rsidRDefault="00AB1012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del w:id="118" w:author="Yang, Lisa-JH (shanghai)" w:date="2021-01-27T16:21:00Z"/>
              <w:rFonts w:ascii="Arial" w:eastAsia="微软雅黑" w:hAnsi="Arial" w:cs="Arial"/>
              <w:color w:val="0070C0"/>
              <w:rPrChange w:id="119" w:author="Yang, Lisa-JH (shanghai)" w:date="2021-01-27T16:25:00Z">
                <w:rPr>
                  <w:del w:id="120" w:author="Yang, Lisa-JH (shanghai)" w:date="2021-01-27T16:21:00Z"/>
                  <w:rFonts w:asciiTheme="minorHAnsi" w:eastAsia="微软雅黑" w:hAnsiTheme="minorHAnsi" w:cstheme="minorHAnsi"/>
                  <w:color w:val="0070C0"/>
                </w:rPr>
              </w:rPrChange>
            </w:rPr>
          </w:pPr>
        </w:p>
        <w:p w14:paraId="41CD4C8B" w14:textId="79B8AAF1" w:rsidR="00AB1012" w:rsidRPr="00D305AF" w:rsidDel="00235B1E" w:rsidRDefault="00AB1012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del w:id="121" w:author="Yang, Lisa-JH (shanghai)" w:date="2021-01-27T16:21:00Z"/>
              <w:rFonts w:ascii="Arial" w:eastAsia="微软雅黑" w:hAnsi="Arial" w:cs="Arial"/>
              <w:color w:val="0070C0"/>
              <w:rPrChange w:id="122" w:author="Yang, Lisa-JH (shanghai)" w:date="2021-01-27T16:25:00Z">
                <w:rPr>
                  <w:del w:id="123" w:author="Yang, Lisa-JH (shanghai)" w:date="2021-01-27T16:21:00Z"/>
                  <w:rFonts w:asciiTheme="minorHAnsi" w:eastAsia="微软雅黑" w:hAnsiTheme="minorHAnsi" w:cstheme="minorHAnsi"/>
                  <w:color w:val="0070C0"/>
                </w:rPr>
              </w:rPrChange>
            </w:rPr>
          </w:pPr>
        </w:p>
        <w:p w14:paraId="7BFE3F8B" w14:textId="0356064C" w:rsidR="00AB1012" w:rsidRPr="00D305AF" w:rsidDel="00235B1E" w:rsidRDefault="002F6370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del w:id="124" w:author="Yang, Lisa-JH (shanghai)" w:date="2021-01-27T16:21:00Z"/>
              <w:rFonts w:ascii="Arial" w:eastAsia="微软雅黑" w:hAnsi="Arial" w:cs="Arial"/>
              <w:color w:val="0070C0"/>
              <w:rPrChange w:id="125" w:author="Yang, Lisa-JH (shanghai)" w:date="2021-01-27T16:25:00Z">
                <w:rPr>
                  <w:del w:id="126" w:author="Yang, Lisa-JH (shanghai)" w:date="2021-01-27T16:21:00Z"/>
                  <w:rFonts w:asciiTheme="minorHAnsi" w:eastAsia="微软雅黑" w:hAnsiTheme="minorHAnsi" w:cstheme="minorHAnsi"/>
                  <w:color w:val="0070C0"/>
                </w:rPr>
              </w:rPrChange>
            </w:rPr>
          </w:pPr>
          <w:del w:id="127" w:author="Yang, Lisa-JH (shanghai)" w:date="2021-01-27T16:21:00Z">
            <w:r w:rsidRPr="00D305AF" w:rsidDel="00235B1E">
              <w:rPr>
                <w:rFonts w:ascii="Arial" w:eastAsia="微软雅黑" w:hAnsi="Arial" w:cs="Arial"/>
                <w:color w:val="0070C0"/>
                <w:rPrChange w:id="128" w:author="Yang, Lisa-JH (shanghai)" w:date="2021-01-27T16:25:00Z">
                  <w:rPr>
                    <w:rFonts w:asciiTheme="minorHAnsi" w:eastAsia="微软雅黑" w:hAnsiTheme="minorHAnsi" w:cstheme="minorHAnsi"/>
                    <w:color w:val="0070C0"/>
                  </w:rPr>
                </w:rPrChange>
              </w:rPr>
              <w:br w:type="page"/>
            </w:r>
          </w:del>
        </w:p>
        <w:p w14:paraId="63D8A989" w14:textId="77777777" w:rsidR="00AB1012" w:rsidRPr="00D305AF" w:rsidRDefault="002F6370">
          <w:pPr>
            <w:pStyle w:val="ab"/>
            <w:rPr>
              <w:rFonts w:ascii="Arial" w:eastAsia="微软雅黑" w:hAnsi="Arial" w:cs="Arial"/>
              <w:caps w:val="0"/>
              <w:lang w:eastAsia="zh-CN"/>
              <w:rPrChange w:id="129" w:author="Yang, Lisa-JH (shanghai)" w:date="2021-01-27T16:25:00Z">
                <w:rPr>
                  <w:rFonts w:ascii="Calibri" w:eastAsia="微软雅黑" w:hAnsi="Calibri"/>
                  <w:caps w:val="0"/>
                  <w:lang w:eastAsia="zh-CN"/>
                </w:rPr>
              </w:rPrChange>
            </w:rPr>
          </w:pPr>
          <w:r w:rsidRPr="00D305AF">
            <w:rPr>
              <w:rFonts w:ascii="Arial" w:eastAsia="微软雅黑" w:hAnsi="Arial" w:cs="Arial" w:hint="eastAsia"/>
              <w:caps w:val="0"/>
              <w:lang w:eastAsia="zh-CN"/>
              <w:rPrChange w:id="130" w:author="Yang, Lisa-JH (shanghai)" w:date="2021-01-27T16:25:00Z">
                <w:rPr>
                  <w:rFonts w:ascii="Calibri" w:eastAsia="微软雅黑" w:hAnsi="Calibri" w:hint="eastAsia"/>
                  <w:caps w:val="0"/>
                  <w:lang w:eastAsia="zh-CN"/>
                </w:rPr>
              </w:rPrChange>
            </w:rPr>
            <w:t>变更履历</w:t>
          </w:r>
          <w:r w:rsidRPr="00D305AF">
            <w:rPr>
              <w:rFonts w:ascii="Arial" w:eastAsia="微软雅黑" w:hAnsi="Arial" w:cs="Arial"/>
              <w:caps w:val="0"/>
              <w:lang w:eastAsia="zh-CN"/>
              <w:rPrChange w:id="131" w:author="Yang, Lisa-JH (shanghai)" w:date="2021-01-27T16:25:00Z">
                <w:rPr>
                  <w:rFonts w:ascii="Calibri" w:eastAsia="微软雅黑" w:hAnsi="Calibri"/>
                  <w:caps w:val="0"/>
                  <w:lang w:eastAsia="zh-CN"/>
                </w:rPr>
              </w:rPrChange>
            </w:rPr>
            <w:t xml:space="preserve"> / Change History</w:t>
          </w:r>
        </w:p>
        <w:tbl>
          <w:tblPr>
            <w:tblW w:w="963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296"/>
          </w:tblGrid>
          <w:tr w:rsidR="00AB1012" w:rsidRPr="00D305AF" w14:paraId="28FDD76C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09ECD84C" w14:textId="77777777" w:rsidR="00AB1012" w:rsidRPr="00D305AF" w:rsidRDefault="002F6370">
                <w:pPr>
                  <w:jc w:val="center"/>
                  <w:rPr>
                    <w:rFonts w:ascii="Arial" w:eastAsia="黑体" w:hAnsi="Arial" w:cs="Arial"/>
                    <w:b/>
                    <w:rPrChange w:id="132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</w:pPr>
                <w:r w:rsidRPr="00D305AF">
                  <w:rPr>
                    <w:rFonts w:ascii="Arial" w:eastAsia="黑体" w:hAnsi="Arial" w:cs="Arial" w:hint="eastAsia"/>
                    <w:b/>
                    <w:rPrChange w:id="133" w:author="Yang, Lisa-JH (shanghai)" w:date="2021-01-27T16:25:00Z">
                      <w:rPr>
                        <w:rFonts w:eastAsia="黑体" w:cs="Calibri" w:hint="eastAsia"/>
                        <w:b/>
                      </w:rPr>
                    </w:rPrChange>
                  </w:rPr>
                  <w:t>版本</w:t>
                </w:r>
              </w:p>
              <w:p w14:paraId="5E3281D2" w14:textId="77777777" w:rsidR="00AB1012" w:rsidRPr="00D305AF" w:rsidRDefault="002F6370">
                <w:pPr>
                  <w:jc w:val="center"/>
                  <w:rPr>
                    <w:rFonts w:ascii="Arial" w:eastAsia="黑体" w:hAnsi="Arial" w:cs="Arial"/>
                    <w:b/>
                    <w:rPrChange w:id="134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</w:pPr>
                <w:r w:rsidRPr="00D305AF">
                  <w:rPr>
                    <w:rFonts w:ascii="Arial" w:eastAsia="黑体" w:hAnsi="Arial" w:cs="Arial"/>
                    <w:b/>
                    <w:rPrChange w:id="135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  <w:t>Version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52AB478E" w14:textId="77777777" w:rsidR="00AB1012" w:rsidRPr="00D305AF" w:rsidRDefault="002F6370">
                <w:pPr>
                  <w:jc w:val="center"/>
                  <w:rPr>
                    <w:rFonts w:ascii="Arial" w:eastAsia="黑体" w:hAnsi="Arial" w:cs="Arial"/>
                    <w:b/>
                    <w:rPrChange w:id="136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</w:pPr>
                <w:r w:rsidRPr="00D305AF">
                  <w:rPr>
                    <w:rFonts w:ascii="Arial" w:eastAsia="黑体" w:hAnsi="Arial" w:cs="Arial" w:hint="eastAsia"/>
                    <w:b/>
                    <w:rPrChange w:id="137" w:author="Yang, Lisa-JH (shanghai)" w:date="2021-01-27T16:25:00Z">
                      <w:rPr>
                        <w:rFonts w:eastAsia="黑体" w:cs="Calibri" w:hint="eastAsia"/>
                        <w:b/>
                      </w:rPr>
                    </w:rPrChange>
                  </w:rPr>
                  <w:t>状态</w:t>
                </w:r>
              </w:p>
              <w:p w14:paraId="0FE4EC81" w14:textId="77777777" w:rsidR="00AB1012" w:rsidRPr="00D305AF" w:rsidRDefault="002F6370">
                <w:pPr>
                  <w:jc w:val="center"/>
                  <w:rPr>
                    <w:rFonts w:ascii="Arial" w:eastAsia="黑体" w:hAnsi="Arial" w:cs="Arial"/>
                    <w:b/>
                    <w:rPrChange w:id="138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</w:pPr>
                <w:r w:rsidRPr="00D305AF">
                  <w:rPr>
                    <w:rFonts w:ascii="Arial" w:eastAsia="黑体" w:hAnsi="Arial" w:cs="Arial"/>
                    <w:b/>
                    <w:rPrChange w:id="139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5C51C324" w14:textId="77777777" w:rsidR="00AB1012" w:rsidRPr="00D305AF" w:rsidRDefault="002F6370">
                <w:pPr>
                  <w:jc w:val="center"/>
                  <w:rPr>
                    <w:rFonts w:ascii="Arial" w:eastAsia="黑体" w:hAnsi="Arial" w:cs="Arial"/>
                    <w:b/>
                    <w:rPrChange w:id="140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</w:pPr>
                <w:r w:rsidRPr="00D305AF">
                  <w:rPr>
                    <w:rFonts w:ascii="Arial" w:eastAsia="黑体" w:hAnsi="Arial" w:cs="Arial" w:hint="eastAsia"/>
                    <w:b/>
                    <w:rPrChange w:id="141" w:author="Yang, Lisa-JH (shanghai)" w:date="2021-01-27T16:25:00Z">
                      <w:rPr>
                        <w:rFonts w:eastAsia="黑体" w:cs="Calibri" w:hint="eastAsia"/>
                        <w:b/>
                      </w:rPr>
                    </w:rPrChange>
                  </w:rPr>
                  <w:t>编制人</w:t>
                </w:r>
              </w:p>
              <w:p w14:paraId="47B81159" w14:textId="77777777" w:rsidR="00AB1012" w:rsidRPr="00D305AF" w:rsidRDefault="002F6370">
                <w:pPr>
                  <w:jc w:val="center"/>
                  <w:rPr>
                    <w:rFonts w:ascii="Arial" w:eastAsia="黑体" w:hAnsi="Arial" w:cs="Arial"/>
                    <w:b/>
                    <w:rPrChange w:id="142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</w:pPr>
                <w:r w:rsidRPr="00D305AF">
                  <w:rPr>
                    <w:rFonts w:ascii="Arial" w:eastAsia="黑体" w:hAnsi="Arial" w:cs="Arial"/>
                    <w:b/>
                    <w:rPrChange w:id="143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7B7E51EE" w14:textId="77777777" w:rsidR="00AB1012" w:rsidRPr="00D305AF" w:rsidRDefault="002F6370">
                <w:pPr>
                  <w:jc w:val="center"/>
                  <w:rPr>
                    <w:rFonts w:ascii="Arial" w:eastAsia="黑体" w:hAnsi="Arial" w:cs="Arial"/>
                    <w:b/>
                    <w:rPrChange w:id="144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</w:pPr>
                <w:r w:rsidRPr="00D305AF">
                  <w:rPr>
                    <w:rFonts w:ascii="Arial" w:eastAsia="黑体" w:hAnsi="Arial" w:cs="Arial" w:hint="eastAsia"/>
                    <w:b/>
                    <w:rPrChange w:id="145" w:author="Yang, Lisa-JH (shanghai)" w:date="2021-01-27T16:25:00Z">
                      <w:rPr>
                        <w:rFonts w:eastAsia="黑体" w:cs="Calibri" w:hint="eastAsia"/>
                        <w:b/>
                      </w:rPr>
                    </w:rPrChange>
                  </w:rPr>
                  <w:t>编制日期</w:t>
                </w:r>
              </w:p>
              <w:p w14:paraId="381A060E" w14:textId="77777777" w:rsidR="00AB1012" w:rsidRPr="00D305AF" w:rsidRDefault="002F6370">
                <w:pPr>
                  <w:jc w:val="center"/>
                  <w:rPr>
                    <w:rFonts w:ascii="Arial" w:eastAsia="黑体" w:hAnsi="Arial" w:cs="Arial"/>
                    <w:b/>
                    <w:rPrChange w:id="146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</w:pPr>
                <w:r w:rsidRPr="00D305AF">
                  <w:rPr>
                    <w:rFonts w:ascii="Arial" w:eastAsia="黑体" w:hAnsi="Arial" w:cs="Arial"/>
                    <w:b/>
                    <w:rPrChange w:id="147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596724D2" w14:textId="77777777" w:rsidR="00AB1012" w:rsidRPr="00D305AF" w:rsidRDefault="002F6370">
                <w:pPr>
                  <w:jc w:val="center"/>
                  <w:rPr>
                    <w:rFonts w:ascii="Arial" w:eastAsia="黑体" w:hAnsi="Arial" w:cs="Arial"/>
                    <w:b/>
                    <w:rPrChange w:id="148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</w:pPr>
                <w:r w:rsidRPr="00D305AF">
                  <w:rPr>
                    <w:rFonts w:ascii="Arial" w:eastAsia="黑体" w:hAnsi="Arial" w:cs="Arial" w:hint="eastAsia"/>
                    <w:b/>
                    <w:rPrChange w:id="149" w:author="Yang, Lisa-JH (shanghai)" w:date="2021-01-27T16:25:00Z">
                      <w:rPr>
                        <w:rFonts w:eastAsia="黑体" w:cs="Calibri" w:hint="eastAsia"/>
                        <w:b/>
                      </w:rPr>
                    </w:rPrChange>
                  </w:rPr>
                  <w:t>批准人</w:t>
                </w:r>
              </w:p>
              <w:p w14:paraId="64FC6F0B" w14:textId="77777777" w:rsidR="00AB1012" w:rsidRPr="00D305AF" w:rsidRDefault="002F6370">
                <w:pPr>
                  <w:jc w:val="center"/>
                  <w:rPr>
                    <w:rFonts w:ascii="Arial" w:eastAsia="黑体" w:hAnsi="Arial" w:cs="Arial"/>
                    <w:b/>
                    <w:rPrChange w:id="150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</w:pPr>
                <w:r w:rsidRPr="00D305AF">
                  <w:rPr>
                    <w:rFonts w:ascii="Arial" w:eastAsia="黑体" w:hAnsi="Arial" w:cs="Arial"/>
                    <w:b/>
                    <w:rPrChange w:id="151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433CE245" w14:textId="77777777" w:rsidR="00AB1012" w:rsidRPr="00D305AF" w:rsidRDefault="002F6370">
                <w:pPr>
                  <w:jc w:val="center"/>
                  <w:rPr>
                    <w:rFonts w:ascii="Arial" w:eastAsia="黑体" w:hAnsi="Arial" w:cs="Arial"/>
                    <w:b/>
                    <w:rPrChange w:id="152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</w:pPr>
                <w:r w:rsidRPr="00D305AF">
                  <w:rPr>
                    <w:rFonts w:ascii="Arial" w:eastAsia="黑体" w:hAnsi="Arial" w:cs="Arial" w:hint="eastAsia"/>
                    <w:b/>
                    <w:rPrChange w:id="153" w:author="Yang, Lisa-JH (shanghai)" w:date="2021-01-27T16:25:00Z">
                      <w:rPr>
                        <w:rFonts w:eastAsia="黑体" w:cs="Calibri" w:hint="eastAsia"/>
                        <w:b/>
                      </w:rPr>
                    </w:rPrChange>
                  </w:rPr>
                  <w:t>批准日期</w:t>
                </w:r>
              </w:p>
              <w:p w14:paraId="11C152C7" w14:textId="77777777" w:rsidR="00AB1012" w:rsidRPr="00D305AF" w:rsidRDefault="002F6370">
                <w:pPr>
                  <w:jc w:val="center"/>
                  <w:rPr>
                    <w:rFonts w:ascii="Arial" w:eastAsia="黑体" w:hAnsi="Arial" w:cs="Arial"/>
                    <w:b/>
                    <w:rPrChange w:id="154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</w:pPr>
                <w:r w:rsidRPr="00D305AF">
                  <w:rPr>
                    <w:rFonts w:ascii="Arial" w:eastAsia="黑体" w:hAnsi="Arial" w:cs="Arial"/>
                    <w:b/>
                    <w:rPrChange w:id="155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  <w:t>Approve Date</w:t>
                </w:r>
              </w:p>
            </w:tc>
            <w:tc>
              <w:tcPr>
                <w:tcW w:w="2296" w:type="dxa"/>
                <w:shd w:val="clear" w:color="auto" w:fill="D9D9D9"/>
              </w:tcPr>
              <w:p w14:paraId="40914A60" w14:textId="77777777" w:rsidR="00AB1012" w:rsidRPr="00D305AF" w:rsidRDefault="002F6370">
                <w:pPr>
                  <w:jc w:val="center"/>
                  <w:rPr>
                    <w:rFonts w:ascii="Arial" w:eastAsia="黑体" w:hAnsi="Arial" w:cs="Arial"/>
                    <w:b/>
                    <w:rPrChange w:id="156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</w:pPr>
                <w:r w:rsidRPr="00D305AF">
                  <w:rPr>
                    <w:rFonts w:ascii="Arial" w:eastAsia="黑体" w:hAnsi="Arial" w:cs="Arial" w:hint="eastAsia"/>
                    <w:b/>
                    <w:rPrChange w:id="157" w:author="Yang, Lisa-JH (shanghai)" w:date="2021-01-27T16:25:00Z">
                      <w:rPr>
                        <w:rFonts w:eastAsia="黑体" w:cs="Calibri" w:hint="eastAsia"/>
                        <w:b/>
                      </w:rPr>
                    </w:rPrChange>
                  </w:rPr>
                  <w:t>内容描述</w:t>
                </w:r>
              </w:p>
              <w:p w14:paraId="20DF138D" w14:textId="77777777" w:rsidR="00AB1012" w:rsidRPr="00D305AF" w:rsidRDefault="002F6370">
                <w:pPr>
                  <w:jc w:val="center"/>
                  <w:rPr>
                    <w:rFonts w:ascii="Arial" w:eastAsia="黑体" w:hAnsi="Arial" w:cs="Arial"/>
                    <w:b/>
                    <w:rPrChange w:id="158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</w:pPr>
                <w:r w:rsidRPr="00D305AF">
                  <w:rPr>
                    <w:rFonts w:ascii="Arial" w:eastAsia="黑体" w:hAnsi="Arial" w:cs="Arial"/>
                    <w:b/>
                    <w:rPrChange w:id="159" w:author="Yang, Lisa-JH (shanghai)" w:date="2021-01-27T16:25:00Z">
                      <w:rPr>
                        <w:rFonts w:eastAsia="黑体" w:cs="Calibri"/>
                        <w:b/>
                      </w:rPr>
                    </w:rPrChange>
                  </w:rPr>
                  <w:t>Description</w:t>
                </w:r>
              </w:p>
            </w:tc>
          </w:tr>
          <w:tr w:rsidR="00AB1012" w:rsidRPr="00D305AF" w14:paraId="707BF931" w14:textId="77777777">
            <w:trPr>
              <w:trHeight w:val="259"/>
            </w:trPr>
            <w:tc>
              <w:tcPr>
                <w:tcW w:w="870" w:type="dxa"/>
              </w:tcPr>
              <w:p w14:paraId="2D3E23DA" w14:textId="173B6AB0" w:rsidR="00AB1012" w:rsidRPr="00D305AF" w:rsidRDefault="00235B1E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160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  <w:ins w:id="161" w:author="Yang, Lisa-JH (shanghai)" w:date="2021-01-27T16:21:00Z">
                  <w:r w:rsidRPr="00D305AF">
                    <w:rPr>
                      <w:rFonts w:eastAsia="微软雅黑" w:cs="Arial"/>
                      <w:lang w:eastAsia="zh-CN"/>
                      <w:rPrChange w:id="162" w:author="Yang, Lisa-JH (shanghai)" w:date="2021-01-27T16:25:00Z">
                        <w:rPr>
                          <w:rFonts w:ascii="Calibri" w:eastAsia="微软雅黑" w:hAnsi="Calibri"/>
                          <w:lang w:eastAsia="zh-CN"/>
                        </w:rPr>
                      </w:rPrChange>
                    </w:rPr>
                    <w:t>V1.0</w:t>
                  </w:r>
                </w:ins>
              </w:p>
            </w:tc>
            <w:tc>
              <w:tcPr>
                <w:tcW w:w="924" w:type="dxa"/>
              </w:tcPr>
              <w:p w14:paraId="43F21EF6" w14:textId="31E02735" w:rsidR="00AB1012" w:rsidRPr="00D305AF" w:rsidRDefault="00235B1E">
                <w:pPr>
                  <w:pStyle w:val="Tabletext"/>
                  <w:rPr>
                    <w:rFonts w:eastAsia="微软雅黑" w:cs="Arial"/>
                    <w:lang w:eastAsia="zh-CN"/>
                    <w:rPrChange w:id="163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  <w:ins w:id="164" w:author="Yang, Lisa-JH (shanghai)" w:date="2021-01-27T16:22:00Z">
                  <w:r w:rsidRPr="00D305AF">
                    <w:rPr>
                      <w:rFonts w:eastAsia="微软雅黑" w:cs="Arial"/>
                      <w:lang w:eastAsia="zh-CN"/>
                      <w:rPrChange w:id="165" w:author="Yang, Lisa-JH (shanghai)" w:date="2021-01-27T16:25:00Z">
                        <w:rPr>
                          <w:rFonts w:ascii="Calibri" w:eastAsia="微软雅黑" w:hAnsi="Calibri"/>
                          <w:lang w:eastAsia="zh-CN"/>
                        </w:rPr>
                      </w:rPrChange>
                    </w:rPr>
                    <w:t>Release</w:t>
                  </w:r>
                </w:ins>
              </w:p>
            </w:tc>
            <w:tc>
              <w:tcPr>
                <w:tcW w:w="1291" w:type="dxa"/>
              </w:tcPr>
              <w:p w14:paraId="3A9AA91F" w14:textId="26967E6B" w:rsidR="00AB1012" w:rsidRPr="00D305AF" w:rsidRDefault="00235B1E">
                <w:pPr>
                  <w:pStyle w:val="Tabletext"/>
                  <w:rPr>
                    <w:rFonts w:eastAsia="微软雅黑" w:cs="Arial"/>
                    <w:lang w:eastAsia="zh-CN"/>
                    <w:rPrChange w:id="166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  <w:ins w:id="167" w:author="Yang, Lisa-JH (shanghai)" w:date="2021-01-27T16:22:00Z">
                  <w:r w:rsidRPr="00D305AF">
                    <w:rPr>
                      <w:rFonts w:eastAsia="微软雅黑" w:cs="Arial"/>
                      <w:lang w:eastAsia="zh-CN"/>
                      <w:rPrChange w:id="168" w:author="Yang, Lisa-JH (shanghai)" w:date="2021-01-27T16:25:00Z">
                        <w:rPr>
                          <w:rFonts w:ascii="Calibri" w:eastAsia="微软雅黑" w:hAnsi="Calibri"/>
                          <w:lang w:eastAsia="zh-CN"/>
                        </w:rPr>
                      </w:rPrChange>
                    </w:rPr>
                    <w:t>Lisa Yang</w:t>
                  </w:r>
                </w:ins>
              </w:p>
            </w:tc>
            <w:tc>
              <w:tcPr>
                <w:tcW w:w="1418" w:type="dxa"/>
              </w:tcPr>
              <w:p w14:paraId="5A56D75D" w14:textId="65EE9147" w:rsidR="00AB1012" w:rsidRPr="00D305AF" w:rsidRDefault="00235B1E">
                <w:pPr>
                  <w:pStyle w:val="Tabletext"/>
                  <w:rPr>
                    <w:rFonts w:eastAsia="微软雅黑" w:cs="Arial"/>
                    <w:lang w:eastAsia="zh-CN"/>
                    <w:rPrChange w:id="169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  <w:ins w:id="170" w:author="Yang, Lisa-JH (shanghai)" w:date="2021-01-27T16:22:00Z">
                  <w:r w:rsidRPr="00D305AF">
                    <w:rPr>
                      <w:rFonts w:eastAsia="微软雅黑" w:cs="Arial"/>
                      <w:lang w:eastAsia="zh-CN"/>
                      <w:rPrChange w:id="171" w:author="Yang, Lisa-JH (shanghai)" w:date="2021-01-27T16:25:00Z">
                        <w:rPr>
                          <w:rFonts w:ascii="Calibri" w:eastAsia="微软雅黑" w:hAnsi="Calibri"/>
                          <w:lang w:eastAsia="zh-CN"/>
                        </w:rPr>
                      </w:rPrChange>
                    </w:rPr>
                    <w:t>2021.1.27</w:t>
                  </w:r>
                </w:ins>
              </w:p>
            </w:tc>
            <w:tc>
              <w:tcPr>
                <w:tcW w:w="1275" w:type="dxa"/>
              </w:tcPr>
              <w:p w14:paraId="5090E11A" w14:textId="77777777" w:rsidR="00AB1012" w:rsidRPr="00D305AF" w:rsidRDefault="00AB1012">
                <w:pPr>
                  <w:pStyle w:val="Tabletext"/>
                  <w:ind w:firstLineChars="100" w:firstLine="200"/>
                  <w:rPr>
                    <w:rFonts w:eastAsia="微软雅黑" w:cs="Arial"/>
                    <w:lang w:eastAsia="zh-CN"/>
                    <w:rPrChange w:id="172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560" w:type="dxa"/>
              </w:tcPr>
              <w:p w14:paraId="611885E0" w14:textId="77777777" w:rsidR="00AB1012" w:rsidRPr="00D305AF" w:rsidRDefault="00AB1012">
                <w:pPr>
                  <w:pStyle w:val="Tabletext"/>
                  <w:rPr>
                    <w:rFonts w:eastAsia="微软雅黑" w:cs="Arial"/>
                    <w:lang w:eastAsia="zh-CN"/>
                    <w:rPrChange w:id="173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2296" w:type="dxa"/>
              </w:tcPr>
              <w:p w14:paraId="04D4BDA4" w14:textId="177282A6" w:rsidR="00AB1012" w:rsidRPr="00D305AF" w:rsidRDefault="00235B1E">
                <w:pPr>
                  <w:pStyle w:val="Tabletext"/>
                  <w:rPr>
                    <w:rFonts w:eastAsia="微软雅黑" w:cs="Arial"/>
                    <w:lang w:eastAsia="zh-CN"/>
                    <w:rPrChange w:id="174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  <w:ins w:id="175" w:author="Yang, Lisa-JH (shanghai)" w:date="2021-01-27T16:22:00Z">
                  <w:r w:rsidRPr="00D305AF">
                    <w:rPr>
                      <w:rFonts w:eastAsia="微软雅黑" w:cs="Arial"/>
                      <w:lang w:eastAsia="zh-CN"/>
                      <w:rPrChange w:id="176" w:author="Yang, Lisa-JH (shanghai)" w:date="2021-01-27T16:25:00Z">
                        <w:rPr>
                          <w:rFonts w:ascii="Calibri" w:eastAsia="微软雅黑" w:hAnsi="Calibri"/>
                          <w:lang w:eastAsia="zh-CN"/>
                        </w:rPr>
                      </w:rPrChange>
                    </w:rPr>
                    <w:t>initial version</w:t>
                  </w:r>
                </w:ins>
              </w:p>
            </w:tc>
          </w:tr>
          <w:tr w:rsidR="00AB1012" w:rsidRPr="00D305AF" w14:paraId="04F860C5" w14:textId="77777777">
            <w:trPr>
              <w:trHeight w:val="247"/>
            </w:trPr>
            <w:tc>
              <w:tcPr>
                <w:tcW w:w="870" w:type="dxa"/>
              </w:tcPr>
              <w:p w14:paraId="5F13CAFA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177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924" w:type="dxa"/>
              </w:tcPr>
              <w:p w14:paraId="155ED488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178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291" w:type="dxa"/>
              </w:tcPr>
              <w:p w14:paraId="720C149C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179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418" w:type="dxa"/>
              </w:tcPr>
              <w:p w14:paraId="547F8F25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180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275" w:type="dxa"/>
              </w:tcPr>
              <w:p w14:paraId="3CA35CA0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rPrChange w:id="181" w:author="Yang, Lisa-JH (shanghai)" w:date="2021-01-27T16:25:00Z">
                      <w:rPr>
                        <w:rFonts w:ascii="Calibri" w:eastAsia="微软雅黑" w:hAnsi="Calibri"/>
                      </w:rPr>
                    </w:rPrChange>
                  </w:rPr>
                </w:pPr>
              </w:p>
            </w:tc>
            <w:tc>
              <w:tcPr>
                <w:tcW w:w="1560" w:type="dxa"/>
              </w:tcPr>
              <w:p w14:paraId="62254C53" w14:textId="77777777" w:rsidR="00AB1012" w:rsidRPr="00D305AF" w:rsidRDefault="00AB1012">
                <w:pPr>
                  <w:pStyle w:val="Tabletext"/>
                  <w:rPr>
                    <w:rFonts w:eastAsia="微软雅黑" w:cs="Arial"/>
                    <w:lang w:eastAsia="zh-CN"/>
                    <w:rPrChange w:id="182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2296" w:type="dxa"/>
              </w:tcPr>
              <w:p w14:paraId="4BEE0310" w14:textId="77777777" w:rsidR="00AB1012" w:rsidRPr="00D305AF" w:rsidRDefault="00AB1012">
                <w:pPr>
                  <w:pStyle w:val="Tabletext"/>
                  <w:ind w:firstLineChars="100" w:firstLine="200"/>
                  <w:rPr>
                    <w:rFonts w:eastAsia="微软雅黑" w:cs="Arial"/>
                    <w:lang w:eastAsia="zh-CN"/>
                    <w:rPrChange w:id="183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</w:tr>
          <w:tr w:rsidR="00AB1012" w:rsidRPr="00D305AF" w14:paraId="4FFAFAA3" w14:textId="77777777">
            <w:trPr>
              <w:trHeight w:val="246"/>
            </w:trPr>
            <w:tc>
              <w:tcPr>
                <w:tcW w:w="870" w:type="dxa"/>
              </w:tcPr>
              <w:p w14:paraId="47A524E1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184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924" w:type="dxa"/>
              </w:tcPr>
              <w:p w14:paraId="2584B83D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185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291" w:type="dxa"/>
              </w:tcPr>
              <w:p w14:paraId="6F9CB03C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186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418" w:type="dxa"/>
              </w:tcPr>
              <w:p w14:paraId="6921D0DA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rPrChange w:id="187" w:author="Yang, Lisa-JH (shanghai)" w:date="2021-01-27T16:25:00Z">
                      <w:rPr>
                        <w:rFonts w:ascii="Calibri" w:eastAsia="微软雅黑" w:hAnsi="Calibri"/>
                      </w:rPr>
                    </w:rPrChange>
                  </w:rPr>
                </w:pPr>
              </w:p>
            </w:tc>
            <w:tc>
              <w:tcPr>
                <w:tcW w:w="1275" w:type="dxa"/>
              </w:tcPr>
              <w:p w14:paraId="51561A21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188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560" w:type="dxa"/>
              </w:tcPr>
              <w:p w14:paraId="6F354325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189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2296" w:type="dxa"/>
              </w:tcPr>
              <w:p w14:paraId="695DD681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rPrChange w:id="190" w:author="Yang, Lisa-JH (shanghai)" w:date="2021-01-27T16:25:00Z">
                      <w:rPr>
                        <w:rFonts w:ascii="Calibri" w:eastAsia="微软雅黑" w:hAnsi="Calibri"/>
                      </w:rPr>
                    </w:rPrChange>
                  </w:rPr>
                </w:pPr>
              </w:p>
            </w:tc>
          </w:tr>
          <w:tr w:rsidR="00AB1012" w:rsidRPr="00D305AF" w14:paraId="4016F052" w14:textId="77777777">
            <w:trPr>
              <w:trHeight w:val="246"/>
            </w:trPr>
            <w:tc>
              <w:tcPr>
                <w:tcW w:w="870" w:type="dxa"/>
              </w:tcPr>
              <w:p w14:paraId="6A6E2F01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191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924" w:type="dxa"/>
              </w:tcPr>
              <w:p w14:paraId="200E39DE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rPrChange w:id="192" w:author="Yang, Lisa-JH (shanghai)" w:date="2021-01-27T16:25:00Z">
                      <w:rPr>
                        <w:rFonts w:ascii="Calibri" w:eastAsia="微软雅黑" w:hAnsi="Calibri"/>
                      </w:rPr>
                    </w:rPrChange>
                  </w:rPr>
                </w:pPr>
              </w:p>
            </w:tc>
            <w:tc>
              <w:tcPr>
                <w:tcW w:w="1291" w:type="dxa"/>
              </w:tcPr>
              <w:p w14:paraId="5CCEC0D4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rPrChange w:id="193" w:author="Yang, Lisa-JH (shanghai)" w:date="2021-01-27T16:25:00Z">
                      <w:rPr>
                        <w:rFonts w:ascii="Calibri" w:eastAsia="微软雅黑" w:hAnsi="Calibri"/>
                      </w:rPr>
                    </w:rPrChange>
                  </w:rPr>
                </w:pPr>
              </w:p>
            </w:tc>
            <w:tc>
              <w:tcPr>
                <w:tcW w:w="1418" w:type="dxa"/>
              </w:tcPr>
              <w:p w14:paraId="02C8744A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194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275" w:type="dxa"/>
              </w:tcPr>
              <w:p w14:paraId="5F21E43E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195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560" w:type="dxa"/>
              </w:tcPr>
              <w:p w14:paraId="323E028E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196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2296" w:type="dxa"/>
              </w:tcPr>
              <w:p w14:paraId="0FF4DEE0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rPrChange w:id="197" w:author="Yang, Lisa-JH (shanghai)" w:date="2021-01-27T16:25:00Z">
                      <w:rPr>
                        <w:rFonts w:ascii="Calibri" w:eastAsia="微软雅黑" w:hAnsi="Calibri"/>
                      </w:rPr>
                    </w:rPrChange>
                  </w:rPr>
                </w:pPr>
              </w:p>
            </w:tc>
          </w:tr>
          <w:tr w:rsidR="00AB1012" w:rsidRPr="00D305AF" w14:paraId="1784C624" w14:textId="77777777">
            <w:trPr>
              <w:trHeight w:val="246"/>
            </w:trPr>
            <w:tc>
              <w:tcPr>
                <w:tcW w:w="870" w:type="dxa"/>
              </w:tcPr>
              <w:p w14:paraId="4B0E556D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198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924" w:type="dxa"/>
              </w:tcPr>
              <w:p w14:paraId="7FF0160D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199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291" w:type="dxa"/>
              </w:tcPr>
              <w:p w14:paraId="388B00A9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00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418" w:type="dxa"/>
              </w:tcPr>
              <w:p w14:paraId="47A52AB0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01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275" w:type="dxa"/>
              </w:tcPr>
              <w:p w14:paraId="26636CDE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02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560" w:type="dxa"/>
              </w:tcPr>
              <w:p w14:paraId="4F544CB3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03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2296" w:type="dxa"/>
              </w:tcPr>
              <w:p w14:paraId="700F56E0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04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</w:tr>
          <w:tr w:rsidR="00AB1012" w:rsidRPr="00D305AF" w14:paraId="2B80C2E7" w14:textId="77777777">
            <w:trPr>
              <w:trHeight w:val="246"/>
            </w:trPr>
            <w:tc>
              <w:tcPr>
                <w:tcW w:w="870" w:type="dxa"/>
              </w:tcPr>
              <w:p w14:paraId="5BB202CE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05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924" w:type="dxa"/>
              </w:tcPr>
              <w:p w14:paraId="57228DB9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06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291" w:type="dxa"/>
              </w:tcPr>
              <w:p w14:paraId="63A3D9D5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07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418" w:type="dxa"/>
              </w:tcPr>
              <w:p w14:paraId="1FE8A23D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08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275" w:type="dxa"/>
              </w:tcPr>
              <w:p w14:paraId="3AA4BA2E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09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560" w:type="dxa"/>
              </w:tcPr>
              <w:p w14:paraId="5C873D24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10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2296" w:type="dxa"/>
              </w:tcPr>
              <w:p w14:paraId="4B418464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11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</w:tr>
          <w:tr w:rsidR="00AB1012" w:rsidRPr="00D305AF" w14:paraId="3DFEF673" w14:textId="77777777">
            <w:trPr>
              <w:trHeight w:val="246"/>
            </w:trPr>
            <w:tc>
              <w:tcPr>
                <w:tcW w:w="870" w:type="dxa"/>
              </w:tcPr>
              <w:p w14:paraId="05C1D1D7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12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924" w:type="dxa"/>
              </w:tcPr>
              <w:p w14:paraId="779BE83D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13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291" w:type="dxa"/>
              </w:tcPr>
              <w:p w14:paraId="332962C6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14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418" w:type="dxa"/>
              </w:tcPr>
              <w:p w14:paraId="55BF0E16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15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275" w:type="dxa"/>
              </w:tcPr>
              <w:p w14:paraId="1D8C38C3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16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560" w:type="dxa"/>
              </w:tcPr>
              <w:p w14:paraId="276A515B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17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2296" w:type="dxa"/>
              </w:tcPr>
              <w:p w14:paraId="34BFD299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18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</w:tr>
          <w:tr w:rsidR="00AB1012" w:rsidRPr="00D305AF" w14:paraId="4A7CB4C7" w14:textId="77777777">
            <w:trPr>
              <w:trHeight w:val="246"/>
            </w:trPr>
            <w:tc>
              <w:tcPr>
                <w:tcW w:w="870" w:type="dxa"/>
              </w:tcPr>
              <w:p w14:paraId="79415C76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19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924" w:type="dxa"/>
              </w:tcPr>
              <w:p w14:paraId="5B850E08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20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291" w:type="dxa"/>
              </w:tcPr>
              <w:p w14:paraId="1A7829CB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21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418" w:type="dxa"/>
              </w:tcPr>
              <w:p w14:paraId="0EE7FEE8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22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275" w:type="dxa"/>
              </w:tcPr>
              <w:p w14:paraId="752AB98F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23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1560" w:type="dxa"/>
              </w:tcPr>
              <w:p w14:paraId="031D9465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24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  <w:tc>
              <w:tcPr>
                <w:tcW w:w="2296" w:type="dxa"/>
              </w:tcPr>
              <w:p w14:paraId="20D29A78" w14:textId="77777777" w:rsidR="00AB1012" w:rsidRPr="00D305AF" w:rsidRDefault="00AB1012">
                <w:pPr>
                  <w:pStyle w:val="Tabletext"/>
                  <w:jc w:val="center"/>
                  <w:rPr>
                    <w:rFonts w:eastAsia="微软雅黑" w:cs="Arial"/>
                    <w:lang w:eastAsia="zh-CN"/>
                    <w:rPrChange w:id="225" w:author="Yang, Lisa-JH (shanghai)" w:date="2021-01-27T16:25:00Z">
                      <w:rPr>
                        <w:rFonts w:ascii="Calibri" w:eastAsia="微软雅黑" w:hAnsi="Calibri"/>
                        <w:lang w:eastAsia="zh-CN"/>
                      </w:rPr>
                    </w:rPrChange>
                  </w:rPr>
                </w:pPr>
              </w:p>
            </w:tc>
          </w:tr>
        </w:tbl>
        <w:p w14:paraId="2D301634" w14:textId="77777777" w:rsidR="00AB1012" w:rsidRPr="00D305AF" w:rsidRDefault="00AB1012">
          <w:pPr>
            <w:pStyle w:val="InfoBlue"/>
            <w:ind w:leftChars="59" w:left="124"/>
            <w:rPr>
              <w:rFonts w:ascii="Arial" w:eastAsia="微软雅黑" w:hAnsi="Arial" w:cs="Arial"/>
              <w:i w:val="0"/>
              <w:lang w:eastAsia="zh-CN"/>
              <w:rPrChange w:id="226" w:author="Yang, Lisa-JH (shanghai)" w:date="2021-01-27T16:25:00Z">
                <w:rPr>
                  <w:rFonts w:ascii="Calibri" w:eastAsia="微软雅黑" w:hAnsi="Calibri"/>
                  <w:i w:val="0"/>
                  <w:lang w:eastAsia="zh-CN"/>
                </w:rPr>
              </w:rPrChange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AB1012" w:rsidRPr="00D305AF" w14:paraId="641FD2B6" w14:textId="77777777">
            <w:tc>
              <w:tcPr>
                <w:tcW w:w="9576" w:type="dxa"/>
                <w:shd w:val="clear" w:color="auto" w:fill="FFF2CC"/>
              </w:tcPr>
              <w:p w14:paraId="28D08F8D" w14:textId="77777777" w:rsidR="00AB1012" w:rsidRPr="00D305AF" w:rsidRDefault="002F6370">
                <w:pPr>
                  <w:pStyle w:val="a4"/>
                  <w:ind w:left="0"/>
                  <w:rPr>
                    <w:rFonts w:ascii="Arial" w:eastAsia="微软雅黑" w:hAnsi="Arial" w:cs="Arial"/>
                    <w:color w:val="0000FF"/>
                    <w:sz w:val="16"/>
                    <w:szCs w:val="18"/>
                    <w:lang w:eastAsia="zh-CN"/>
                    <w:rPrChange w:id="227" w:author="Yang, Lisa-JH (shanghai)" w:date="2021-01-27T16:25:00Z">
                      <w:rPr>
                        <w:rFonts w:ascii="Calibri" w:eastAsia="微软雅黑" w:hAnsi="Calibri"/>
                        <w:color w:val="0000FF"/>
                        <w:sz w:val="16"/>
                        <w:szCs w:val="18"/>
                        <w:lang w:eastAsia="zh-CN"/>
                      </w:rPr>
                    </w:rPrChange>
                  </w:rPr>
                </w:pPr>
                <w:r w:rsidRPr="00D305AF">
                  <w:rPr>
                    <w:rFonts w:ascii="Arial" w:eastAsia="微软雅黑" w:hAnsi="Arial" w:cs="Arial"/>
                    <w:color w:val="0000FF"/>
                    <w:sz w:val="16"/>
                    <w:szCs w:val="18"/>
                    <w:lang w:eastAsia="zh-CN"/>
                    <w:rPrChange w:id="228" w:author="Yang, Lisa-JH (shanghai)" w:date="2021-01-27T16:25:00Z">
                      <w:rPr>
                        <w:rFonts w:ascii="Calibri" w:eastAsia="微软雅黑" w:hAnsi="Calibri"/>
                        <w:color w:val="0000FF"/>
                        <w:sz w:val="16"/>
                        <w:szCs w:val="18"/>
                        <w:lang w:eastAsia="zh-CN"/>
                      </w:rPr>
                    </w:rPrChange>
                  </w:rPr>
                  <w:t>“</w:t>
                </w:r>
                <w:r w:rsidRPr="00D305AF">
                  <w:rPr>
                    <w:rFonts w:ascii="Arial" w:eastAsia="微软雅黑" w:hAnsi="Arial" w:cs="Arial" w:hint="eastAsia"/>
                    <w:color w:val="0000FF"/>
                    <w:sz w:val="16"/>
                    <w:szCs w:val="18"/>
                    <w:lang w:eastAsia="zh-CN"/>
                    <w:rPrChange w:id="229" w:author="Yang, Lisa-JH (shanghai)" w:date="2021-01-27T16:25:00Z">
                      <w:rPr>
                        <w:rFonts w:ascii="Calibri" w:eastAsia="微软雅黑" w:hAnsi="Calibri" w:hint="eastAsia"/>
                        <w:color w:val="0000FF"/>
                        <w:sz w:val="16"/>
                        <w:szCs w:val="18"/>
                        <w:lang w:eastAsia="zh-CN"/>
                      </w:rPr>
                    </w:rPrChange>
                  </w:rPr>
                  <w:t>状态</w:t>
                </w:r>
                <w:r w:rsidRPr="00D305AF">
                  <w:rPr>
                    <w:rFonts w:ascii="Arial" w:eastAsia="微软雅黑" w:hAnsi="Arial" w:cs="Arial"/>
                    <w:color w:val="0000FF"/>
                    <w:sz w:val="16"/>
                    <w:szCs w:val="18"/>
                    <w:lang w:eastAsia="zh-CN"/>
                    <w:rPrChange w:id="230" w:author="Yang, Lisa-JH (shanghai)" w:date="2021-01-27T16:25:00Z">
                      <w:rPr>
                        <w:rFonts w:ascii="Calibri" w:eastAsia="微软雅黑" w:hAnsi="Calibri"/>
                        <w:color w:val="0000FF"/>
                        <w:sz w:val="16"/>
                        <w:szCs w:val="18"/>
                        <w:lang w:eastAsia="zh-CN"/>
                      </w:rPr>
                    </w:rPrChange>
                  </w:rPr>
                  <w:t>”</w:t>
                </w:r>
                <w:r w:rsidRPr="00D305AF">
                  <w:rPr>
                    <w:rFonts w:ascii="Arial" w:eastAsia="微软雅黑" w:hAnsi="Arial" w:cs="Arial" w:hint="eastAsia"/>
                    <w:color w:val="0000FF"/>
                    <w:sz w:val="16"/>
                    <w:szCs w:val="18"/>
                    <w:lang w:eastAsia="zh-CN"/>
                    <w:rPrChange w:id="231" w:author="Yang, Lisa-JH (shanghai)" w:date="2021-01-27T16:25:00Z">
                      <w:rPr>
                        <w:rFonts w:ascii="Calibri" w:eastAsia="微软雅黑" w:hAnsi="Calibri" w:hint="eastAsia"/>
                        <w:color w:val="0000FF"/>
                        <w:sz w:val="16"/>
                        <w:szCs w:val="18"/>
                        <w:lang w:eastAsia="zh-CN"/>
                      </w:rPr>
                    </w:rPrChange>
                  </w:rPr>
                  <w:t>是指文档状态，如：</w:t>
                </w:r>
                <w:r w:rsidRPr="00D305AF">
                  <w:rPr>
                    <w:rFonts w:ascii="Arial" w:eastAsia="微软雅黑" w:hAnsi="Arial" w:cs="Arial"/>
                    <w:color w:val="0000FF"/>
                    <w:sz w:val="16"/>
                    <w:szCs w:val="18"/>
                    <w:lang w:eastAsia="zh-CN"/>
                    <w:rPrChange w:id="232" w:author="Yang, Lisa-JH (shanghai)" w:date="2021-01-27T16:25:00Z">
                      <w:rPr>
                        <w:rFonts w:ascii="Calibri" w:eastAsia="微软雅黑" w:hAnsi="Calibri" w:cs="Z@RE3C2.tmp"/>
                        <w:color w:val="0000FF"/>
                        <w:sz w:val="16"/>
                        <w:szCs w:val="18"/>
                        <w:lang w:eastAsia="zh-CN"/>
                      </w:rPr>
                    </w:rPrChange>
                  </w:rPr>
                  <w:t>“Draft”, “released”</w:t>
                </w:r>
              </w:p>
            </w:tc>
          </w:tr>
        </w:tbl>
        <w:p w14:paraId="33E37CB0" w14:textId="77777777" w:rsidR="00AB1012" w:rsidRPr="00D305AF" w:rsidRDefault="00AB1012">
          <w:pPr>
            <w:pStyle w:val="a4"/>
            <w:ind w:leftChars="59" w:left="124"/>
            <w:rPr>
              <w:rFonts w:ascii="Arial" w:hAnsi="Arial" w:cs="Arial"/>
              <w:lang w:eastAsia="zh-CN"/>
              <w:rPrChange w:id="233" w:author="Yang, Lisa-JH (shanghai)" w:date="2021-01-27T16:25:00Z">
                <w:rPr>
                  <w:lang w:eastAsia="zh-CN"/>
                </w:rPr>
              </w:rPrChange>
            </w:rPr>
          </w:pPr>
        </w:p>
        <w:p w14:paraId="39334D58" w14:textId="77777777" w:rsidR="00AB1012" w:rsidRPr="00D305AF" w:rsidRDefault="00AB1012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="Arial" w:eastAsia="微软雅黑" w:hAnsi="Arial" w:cs="Arial"/>
              <w:color w:val="0070C0"/>
              <w:rPrChange w:id="234" w:author="Yang, Lisa-JH (shanghai)" w:date="2021-01-27T16:25:00Z">
                <w:rPr>
                  <w:rFonts w:asciiTheme="minorHAnsi" w:eastAsia="微软雅黑" w:hAnsiTheme="minorHAnsi" w:cstheme="minorHAnsi"/>
                  <w:color w:val="0070C0"/>
                </w:rPr>
              </w:rPrChange>
            </w:rPr>
          </w:pPr>
        </w:p>
        <w:p w14:paraId="002B07E8" w14:textId="77777777" w:rsidR="00AB1012" w:rsidRPr="00D305AF" w:rsidRDefault="002F6370">
          <w:pPr>
            <w:rPr>
              <w:rFonts w:ascii="Arial" w:hAnsi="Arial" w:cs="Arial"/>
              <w:rPrChange w:id="235" w:author="Yang, Lisa-JH (shanghai)" w:date="2021-01-27T16:25:00Z">
                <w:rPr/>
              </w:rPrChange>
            </w:rPr>
          </w:pPr>
          <w:r w:rsidRPr="00D305AF">
            <w:rPr>
              <w:rFonts w:ascii="Arial" w:hAnsi="Arial" w:cs="Arial"/>
              <w:rPrChange w:id="236" w:author="Yang, Lisa-JH (shanghai)" w:date="2021-01-27T16:25:00Z">
                <w:rPr/>
              </w:rPrChange>
            </w:rPr>
            <w:br w:type="page"/>
          </w:r>
        </w:p>
        <w:p w14:paraId="0DDB0815" w14:textId="77777777" w:rsidR="00AB1012" w:rsidRPr="00D305AF" w:rsidRDefault="002551FF">
          <w:pPr>
            <w:rPr>
              <w:rFonts w:ascii="Arial" w:hAnsi="Arial" w:cs="Arial"/>
              <w:rPrChange w:id="237" w:author="Yang, Lisa-JH (shanghai)" w:date="2021-01-27T16:25:00Z">
                <w:rPr/>
              </w:rPrChange>
            </w:rPr>
          </w:pPr>
        </w:p>
      </w:sdtContent>
    </w:sdt>
    <w:p w14:paraId="26D1B4F8" w14:textId="77777777" w:rsidR="00AB1012" w:rsidRPr="00D305AF" w:rsidRDefault="002F6370">
      <w:pPr>
        <w:pBdr>
          <w:bottom w:val="single" w:sz="12" w:space="1" w:color="auto"/>
        </w:pBdr>
        <w:rPr>
          <w:rFonts w:ascii="Arial" w:hAnsi="Arial" w:cs="Arial"/>
          <w:b/>
          <w:szCs w:val="24"/>
          <w:rPrChange w:id="238" w:author="Yang, Lisa-JH (shanghai)" w:date="2021-01-27T16:25:00Z">
            <w:rPr>
              <w:b/>
              <w:szCs w:val="24"/>
            </w:rPr>
          </w:rPrChange>
        </w:rPr>
      </w:pPr>
      <w:r w:rsidRPr="00D305AF">
        <w:rPr>
          <w:rFonts w:ascii="Arial" w:hAnsi="Arial" w:cs="Arial" w:hint="eastAsia"/>
          <w:b/>
          <w:sz w:val="28"/>
          <w:rPrChange w:id="239" w:author="Yang, Lisa-JH (shanghai)" w:date="2021-01-27T16:25:00Z">
            <w:rPr>
              <w:rFonts w:hint="eastAsia"/>
              <w:b/>
              <w:sz w:val="28"/>
            </w:rPr>
          </w:rPrChange>
        </w:rPr>
        <w:t>目录</w:t>
      </w:r>
      <w:r w:rsidRPr="00D305AF">
        <w:rPr>
          <w:rFonts w:ascii="Arial" w:hAnsi="Arial" w:cs="Arial"/>
          <w:b/>
          <w:sz w:val="28"/>
          <w:rPrChange w:id="240" w:author="Yang, Lisa-JH (shanghai)" w:date="2021-01-27T16:25:00Z">
            <w:rPr>
              <w:b/>
              <w:sz w:val="28"/>
            </w:rPr>
          </w:rPrChange>
        </w:rPr>
        <w:t xml:space="preserve"> / Table of Contents</w:t>
      </w:r>
    </w:p>
    <w:p w14:paraId="56185DCC" w14:textId="77777777" w:rsidR="00AB1012" w:rsidRPr="00D305AF" w:rsidRDefault="002F6370">
      <w:pPr>
        <w:pStyle w:val="TOC1"/>
        <w:tabs>
          <w:tab w:val="clear" w:pos="420"/>
          <w:tab w:val="clear" w:pos="9742"/>
          <w:tab w:val="right" w:leader="dot" w:pos="9752"/>
        </w:tabs>
        <w:rPr>
          <w:rFonts w:ascii="Arial" w:hAnsi="Arial" w:cs="Arial"/>
          <w:rPrChange w:id="241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242" w:author="Yang, Lisa-JH (shanghai)" w:date="2021-01-27T16:25:00Z">
            <w:rPr>
              <w:rFonts w:eastAsia="等线"/>
              <w:b w:val="0"/>
              <w:bCs w:val="0"/>
              <w:caps w:val="0"/>
              <w:sz w:val="21"/>
              <w:szCs w:val="22"/>
            </w:rPr>
          </w:rPrChange>
        </w:rPr>
        <w:fldChar w:fldCharType="begin"/>
      </w:r>
      <w:r w:rsidRPr="00D305AF">
        <w:rPr>
          <w:rFonts w:ascii="Arial" w:hAnsi="Arial" w:cs="Arial"/>
          <w:rPrChange w:id="243" w:author="Yang, Lisa-JH (shanghai)" w:date="2021-01-27T16:25:00Z">
            <w:rPr/>
          </w:rPrChange>
        </w:rPr>
        <w:instrText xml:space="preserve"> TOC \o "1-3" \h \z \u </w:instrText>
      </w:r>
      <w:r w:rsidRPr="00D305AF">
        <w:rPr>
          <w:rFonts w:ascii="Arial" w:hAnsi="Arial" w:cs="Arial"/>
          <w:rPrChange w:id="244" w:author="Yang, Lisa-JH (shanghai)" w:date="2021-01-27T16:25:00Z">
            <w:rPr>
              <w:rFonts w:eastAsia="等线"/>
              <w:b w:val="0"/>
              <w:bCs w:val="0"/>
              <w:caps w:val="0"/>
              <w:sz w:val="21"/>
              <w:szCs w:val="22"/>
            </w:rPr>
          </w:rPrChange>
        </w:rPr>
        <w:fldChar w:fldCharType="separate"/>
      </w:r>
      <w:r w:rsidRPr="00D305AF">
        <w:rPr>
          <w:rFonts w:ascii="Arial" w:hAnsi="Arial" w:cs="Arial"/>
          <w:rPrChange w:id="245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246" w:author="Yang, Lisa-JH (shanghai)" w:date="2021-01-27T16:25:00Z">
            <w:rPr/>
          </w:rPrChange>
        </w:rPr>
        <w:instrText xml:space="preserve"> HYPERLINK \l _Toc5918 </w:instrText>
      </w:r>
      <w:r w:rsidRPr="00D305AF">
        <w:rPr>
          <w:rFonts w:ascii="Arial" w:hAnsi="Arial" w:cs="Arial"/>
          <w:rPrChange w:id="247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248" w:author="Yang, Lisa-JH (shanghai)" w:date="2021-01-27T16:25:00Z">
            <w:rPr/>
          </w:rPrChange>
        </w:rPr>
        <w:t xml:space="preserve">1 </w:t>
      </w:r>
      <w:r w:rsidRPr="00D305AF">
        <w:rPr>
          <w:rFonts w:ascii="Arial" w:hAnsi="Arial" w:cs="Arial" w:hint="eastAsia"/>
          <w:rPrChange w:id="249" w:author="Yang, Lisa-JH (shanghai)" w:date="2021-01-27T16:25:00Z">
            <w:rPr>
              <w:rFonts w:hint="eastAsia"/>
            </w:rPr>
          </w:rPrChange>
        </w:rPr>
        <w:t>概要说明</w:t>
      </w:r>
      <w:r w:rsidRPr="00D305AF">
        <w:rPr>
          <w:rFonts w:ascii="Arial" w:hAnsi="Arial" w:cs="Arial"/>
          <w:rPrChange w:id="250" w:author="Yang, Lisa-JH (shanghai)" w:date="2021-01-27T16:25:00Z">
            <w:rPr/>
          </w:rPrChange>
        </w:rPr>
        <w:t>General Information</w:t>
      </w:r>
      <w:r w:rsidRPr="00D305AF">
        <w:rPr>
          <w:rFonts w:ascii="Arial" w:hAnsi="Arial" w:cs="Arial"/>
          <w:rPrChange w:id="251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252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253" w:author="Yang, Lisa-JH (shanghai)" w:date="2021-01-27T16:25:00Z">
            <w:rPr/>
          </w:rPrChange>
        </w:rPr>
        <w:instrText xml:space="preserve"> PAGEREF _Toc5918 \h </w:instrText>
      </w:r>
      <w:r w:rsidRPr="00D305AF">
        <w:rPr>
          <w:rFonts w:ascii="Arial" w:hAnsi="Arial" w:cs="Arial"/>
          <w:rPrChange w:id="254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255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256" w:author="Yang, Lisa-JH (shanghai)" w:date="2021-01-27T16:25:00Z">
            <w:rPr/>
          </w:rPrChange>
        </w:rPr>
        <w:t>6</w:t>
      </w:r>
      <w:r w:rsidRPr="00D305AF">
        <w:rPr>
          <w:rFonts w:ascii="Arial" w:hAnsi="Arial" w:cs="Arial"/>
          <w:rPrChange w:id="257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258" w:author="Yang, Lisa-JH (shanghai)" w:date="2021-01-27T16:25:00Z">
            <w:rPr/>
          </w:rPrChange>
        </w:rPr>
        <w:fldChar w:fldCharType="end"/>
      </w:r>
    </w:p>
    <w:p w14:paraId="7FD34701" w14:textId="77777777" w:rsidR="00AB1012" w:rsidRPr="00D305AF" w:rsidRDefault="002F6370">
      <w:pPr>
        <w:pStyle w:val="TOC2"/>
        <w:tabs>
          <w:tab w:val="right" w:leader="dot" w:pos="9752"/>
        </w:tabs>
        <w:rPr>
          <w:rFonts w:ascii="Arial" w:hAnsi="Arial" w:cs="Arial"/>
          <w:rPrChange w:id="259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260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261" w:author="Yang, Lisa-JH (shanghai)" w:date="2021-01-27T16:25:00Z">
            <w:rPr/>
          </w:rPrChange>
        </w:rPr>
        <w:instrText xml:space="preserve"> HYPERLINK \l _Toc32014 </w:instrText>
      </w:r>
      <w:r w:rsidRPr="00D305AF">
        <w:rPr>
          <w:rFonts w:ascii="Arial" w:hAnsi="Arial" w:cs="Arial"/>
          <w:rPrChange w:id="262" w:author="Yang, Lisa-JH (shanghai)" w:date="2021-01-27T16:25:00Z">
            <w:rPr/>
          </w:rPrChange>
        </w:rPr>
        <w:fldChar w:fldCharType="separate"/>
      </w:r>
      <w:r w:rsidRPr="00D305AF">
        <w:rPr>
          <w:rFonts w:ascii="Arial" w:eastAsia="微软雅黑" w:hAnsi="Arial" w:cs="Arial"/>
          <w:caps/>
          <w:szCs w:val="24"/>
          <w:rPrChange w:id="263" w:author="Yang, Lisa-JH (shanghai)" w:date="2021-01-27T16:25:00Z">
            <w:rPr>
              <w:rFonts w:ascii="Times New Roman" w:eastAsia="微软雅黑" w:hAnsi="Times New Roman"/>
              <w:caps/>
              <w:szCs w:val="24"/>
            </w:rPr>
          </w:rPrChange>
        </w:rPr>
        <w:t xml:space="preserve">1.1 </w:t>
      </w:r>
      <w:r w:rsidRPr="00D305AF">
        <w:rPr>
          <w:rFonts w:ascii="Arial" w:eastAsia="微软雅黑" w:hAnsi="Arial" w:cs="Arial" w:hint="eastAsia"/>
          <w:rPrChange w:id="264" w:author="Yang, Lisa-JH (shanghai)" w:date="2021-01-27T16:25:00Z">
            <w:rPr>
              <w:rFonts w:ascii="微软雅黑" w:eastAsia="微软雅黑" w:hAnsi="微软雅黑" w:hint="eastAsia"/>
            </w:rPr>
          </w:rPrChange>
        </w:rPr>
        <w:t>文档</w:t>
      </w:r>
      <w:r w:rsidRPr="00D305AF">
        <w:rPr>
          <w:rFonts w:ascii="Arial" w:eastAsia="微软雅黑" w:hAnsi="Arial" w:cs="Arial"/>
          <w:rPrChange w:id="265" w:author="Yang, Lisa-JH (shanghai)" w:date="2021-01-27T16:25:00Z">
            <w:rPr>
              <w:rFonts w:ascii="微软雅黑" w:eastAsia="微软雅黑" w:hAnsi="微软雅黑"/>
            </w:rPr>
          </w:rPrChange>
        </w:rPr>
        <w:t>目的</w:t>
      </w:r>
      <w:r w:rsidRPr="00D305AF">
        <w:rPr>
          <w:rFonts w:ascii="Arial" w:eastAsia="微软雅黑" w:hAnsi="Arial" w:cs="Arial"/>
          <w:rPrChange w:id="266" w:author="Yang, Lisa-JH (shanghai)" w:date="2021-01-27T16:25:00Z">
            <w:rPr>
              <w:rFonts w:ascii="微软雅黑" w:eastAsia="微软雅黑" w:hAnsi="微软雅黑"/>
            </w:rPr>
          </w:rPrChange>
        </w:rPr>
        <w:t xml:space="preserve"> Document Purpose</w:t>
      </w:r>
      <w:r w:rsidRPr="00D305AF">
        <w:rPr>
          <w:rFonts w:ascii="Arial" w:hAnsi="Arial" w:cs="Arial"/>
          <w:rPrChange w:id="267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268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269" w:author="Yang, Lisa-JH (shanghai)" w:date="2021-01-27T16:25:00Z">
            <w:rPr/>
          </w:rPrChange>
        </w:rPr>
        <w:instrText xml:space="preserve"> PAGEREF _Toc32014 \h </w:instrText>
      </w:r>
      <w:r w:rsidRPr="00D305AF">
        <w:rPr>
          <w:rFonts w:ascii="Arial" w:hAnsi="Arial" w:cs="Arial"/>
          <w:rPrChange w:id="270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271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272" w:author="Yang, Lisa-JH (shanghai)" w:date="2021-01-27T16:25:00Z">
            <w:rPr/>
          </w:rPrChange>
        </w:rPr>
        <w:t>6</w:t>
      </w:r>
      <w:r w:rsidRPr="00D305AF">
        <w:rPr>
          <w:rFonts w:ascii="Arial" w:hAnsi="Arial" w:cs="Arial"/>
          <w:rPrChange w:id="273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274" w:author="Yang, Lisa-JH (shanghai)" w:date="2021-01-27T16:25:00Z">
            <w:rPr/>
          </w:rPrChange>
        </w:rPr>
        <w:fldChar w:fldCharType="end"/>
      </w:r>
    </w:p>
    <w:p w14:paraId="6757E0C8" w14:textId="77777777" w:rsidR="00AB1012" w:rsidRPr="00D305AF" w:rsidRDefault="002F6370">
      <w:pPr>
        <w:pStyle w:val="TOC2"/>
        <w:tabs>
          <w:tab w:val="right" w:leader="dot" w:pos="9752"/>
        </w:tabs>
        <w:rPr>
          <w:rFonts w:ascii="Arial" w:hAnsi="Arial" w:cs="Arial"/>
          <w:rPrChange w:id="275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276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277" w:author="Yang, Lisa-JH (shanghai)" w:date="2021-01-27T16:25:00Z">
            <w:rPr/>
          </w:rPrChange>
        </w:rPr>
        <w:instrText xml:space="preserve"> HYPERLINK \l _Toc26164 </w:instrText>
      </w:r>
      <w:r w:rsidRPr="00D305AF">
        <w:rPr>
          <w:rFonts w:ascii="Arial" w:hAnsi="Arial" w:cs="Arial"/>
          <w:rPrChange w:id="278" w:author="Yang, Lisa-JH (shanghai)" w:date="2021-01-27T16:25:00Z">
            <w:rPr/>
          </w:rPrChange>
        </w:rPr>
        <w:fldChar w:fldCharType="separate"/>
      </w:r>
      <w:r w:rsidRPr="00D305AF">
        <w:rPr>
          <w:rFonts w:ascii="Arial" w:eastAsia="微软雅黑" w:hAnsi="Arial" w:cs="Arial"/>
          <w:caps/>
          <w:szCs w:val="24"/>
          <w:rPrChange w:id="279" w:author="Yang, Lisa-JH (shanghai)" w:date="2021-01-27T16:25:00Z">
            <w:rPr>
              <w:rFonts w:ascii="Times New Roman" w:eastAsia="微软雅黑" w:hAnsi="Times New Roman"/>
              <w:caps/>
              <w:szCs w:val="24"/>
            </w:rPr>
          </w:rPrChange>
        </w:rPr>
        <w:t xml:space="preserve">1.2 </w:t>
      </w:r>
      <w:r w:rsidRPr="00D305AF">
        <w:rPr>
          <w:rFonts w:ascii="Arial" w:eastAsia="微软雅黑" w:hAnsi="Arial" w:cs="Arial" w:hint="eastAsia"/>
          <w:rPrChange w:id="280" w:author="Yang, Lisa-JH (shanghai)" w:date="2021-01-27T16:25:00Z">
            <w:rPr>
              <w:rFonts w:ascii="微软雅黑" w:eastAsia="微软雅黑" w:hAnsi="微软雅黑" w:hint="eastAsia"/>
            </w:rPr>
          </w:rPrChange>
        </w:rPr>
        <w:t>输入</w:t>
      </w:r>
      <w:r w:rsidRPr="00D305AF">
        <w:rPr>
          <w:rFonts w:ascii="Arial" w:eastAsia="微软雅黑" w:hAnsi="Arial" w:cs="Arial"/>
          <w:rPrChange w:id="281" w:author="Yang, Lisa-JH (shanghai)" w:date="2021-01-27T16:25:00Z">
            <w:rPr>
              <w:rFonts w:ascii="微软雅黑" w:eastAsia="微软雅黑" w:hAnsi="微软雅黑"/>
            </w:rPr>
          </w:rPrChange>
        </w:rPr>
        <w:t>文档</w:t>
      </w:r>
      <w:r w:rsidRPr="00D305AF">
        <w:rPr>
          <w:rFonts w:ascii="Arial" w:eastAsia="微软雅黑" w:hAnsi="Arial" w:cs="Arial"/>
          <w:rPrChange w:id="282" w:author="Yang, Lisa-JH (shanghai)" w:date="2021-01-27T16:25:00Z">
            <w:rPr>
              <w:rFonts w:ascii="微软雅黑" w:eastAsia="微软雅黑" w:hAnsi="微软雅黑"/>
            </w:rPr>
          </w:rPrChange>
        </w:rPr>
        <w:t xml:space="preserve"> / Input Document</w:t>
      </w:r>
      <w:r w:rsidRPr="00D305AF">
        <w:rPr>
          <w:rFonts w:ascii="Arial" w:hAnsi="Arial" w:cs="Arial"/>
          <w:rPrChange w:id="283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284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285" w:author="Yang, Lisa-JH (shanghai)" w:date="2021-01-27T16:25:00Z">
            <w:rPr/>
          </w:rPrChange>
        </w:rPr>
        <w:instrText xml:space="preserve"> PAGEREF _Toc26164 \h </w:instrText>
      </w:r>
      <w:r w:rsidRPr="00D305AF">
        <w:rPr>
          <w:rFonts w:ascii="Arial" w:hAnsi="Arial" w:cs="Arial"/>
          <w:rPrChange w:id="286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287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288" w:author="Yang, Lisa-JH (shanghai)" w:date="2021-01-27T16:25:00Z">
            <w:rPr/>
          </w:rPrChange>
        </w:rPr>
        <w:t>6</w:t>
      </w:r>
      <w:r w:rsidRPr="00D305AF">
        <w:rPr>
          <w:rFonts w:ascii="Arial" w:hAnsi="Arial" w:cs="Arial"/>
          <w:rPrChange w:id="289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290" w:author="Yang, Lisa-JH (shanghai)" w:date="2021-01-27T16:25:00Z">
            <w:rPr/>
          </w:rPrChange>
        </w:rPr>
        <w:fldChar w:fldCharType="end"/>
      </w:r>
    </w:p>
    <w:p w14:paraId="31573665" w14:textId="77777777" w:rsidR="00AB1012" w:rsidRPr="00D305AF" w:rsidRDefault="002F6370">
      <w:pPr>
        <w:pStyle w:val="TOC2"/>
        <w:tabs>
          <w:tab w:val="right" w:leader="dot" w:pos="9752"/>
        </w:tabs>
        <w:rPr>
          <w:rFonts w:ascii="Arial" w:hAnsi="Arial" w:cs="Arial"/>
          <w:rPrChange w:id="291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292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293" w:author="Yang, Lisa-JH (shanghai)" w:date="2021-01-27T16:25:00Z">
            <w:rPr/>
          </w:rPrChange>
        </w:rPr>
        <w:instrText xml:space="preserve"> HYPERLINK \l _Toc28117 </w:instrText>
      </w:r>
      <w:r w:rsidRPr="00D305AF">
        <w:rPr>
          <w:rFonts w:ascii="Arial" w:hAnsi="Arial" w:cs="Arial"/>
          <w:rPrChange w:id="294" w:author="Yang, Lisa-JH (shanghai)" w:date="2021-01-27T16:25:00Z">
            <w:rPr/>
          </w:rPrChange>
        </w:rPr>
        <w:fldChar w:fldCharType="separate"/>
      </w:r>
      <w:r w:rsidRPr="00D305AF">
        <w:rPr>
          <w:rFonts w:ascii="Arial" w:eastAsia="微软雅黑" w:hAnsi="Arial" w:cs="Arial"/>
          <w:szCs w:val="24"/>
          <w:rPrChange w:id="295" w:author="Yang, Lisa-JH (shanghai)" w:date="2021-01-27T16:25:00Z">
            <w:rPr>
              <w:rFonts w:ascii="Times New Roman" w:eastAsia="微软雅黑" w:hAnsi="Times New Roman"/>
              <w:szCs w:val="24"/>
            </w:rPr>
          </w:rPrChange>
        </w:rPr>
        <w:t xml:space="preserve">1.3 </w:t>
      </w:r>
      <w:r w:rsidRPr="00D305AF">
        <w:rPr>
          <w:rFonts w:ascii="Arial" w:eastAsia="微软雅黑" w:hAnsi="Arial" w:cs="Arial" w:hint="eastAsia"/>
          <w:rPrChange w:id="296" w:author="Yang, Lisa-JH (shanghai)" w:date="2021-01-27T16:25:00Z">
            <w:rPr>
              <w:rFonts w:ascii="微软雅黑" w:eastAsia="微软雅黑" w:hAnsi="微软雅黑" w:hint="eastAsia"/>
            </w:rPr>
          </w:rPrChange>
        </w:rPr>
        <w:t>参考</w:t>
      </w:r>
      <w:r w:rsidRPr="00D305AF">
        <w:rPr>
          <w:rFonts w:ascii="Arial" w:eastAsia="微软雅黑" w:hAnsi="Arial" w:cs="Arial"/>
          <w:rPrChange w:id="297" w:author="Yang, Lisa-JH (shanghai)" w:date="2021-01-27T16:25:00Z">
            <w:rPr>
              <w:rFonts w:ascii="微软雅黑" w:eastAsia="微软雅黑" w:hAnsi="微软雅黑"/>
            </w:rPr>
          </w:rPrChange>
        </w:rPr>
        <w:t>文档</w:t>
      </w:r>
      <w:r w:rsidRPr="00D305AF">
        <w:rPr>
          <w:rFonts w:ascii="Arial" w:eastAsia="微软雅黑" w:hAnsi="Arial" w:cs="Arial"/>
          <w:rPrChange w:id="298" w:author="Yang, Lisa-JH (shanghai)" w:date="2021-01-27T16:25:00Z">
            <w:rPr>
              <w:rFonts w:ascii="微软雅黑" w:eastAsia="微软雅黑" w:hAnsi="微软雅黑"/>
            </w:rPr>
          </w:rPrChange>
        </w:rPr>
        <w:t xml:space="preserve"> / Reference Document</w:t>
      </w:r>
      <w:r w:rsidRPr="00D305AF">
        <w:rPr>
          <w:rFonts w:ascii="Arial" w:hAnsi="Arial" w:cs="Arial"/>
          <w:rPrChange w:id="299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300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301" w:author="Yang, Lisa-JH (shanghai)" w:date="2021-01-27T16:25:00Z">
            <w:rPr/>
          </w:rPrChange>
        </w:rPr>
        <w:instrText xml:space="preserve"> PAGEREF _Toc28117 \h </w:instrText>
      </w:r>
      <w:r w:rsidRPr="00D305AF">
        <w:rPr>
          <w:rFonts w:ascii="Arial" w:hAnsi="Arial" w:cs="Arial"/>
          <w:rPrChange w:id="302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303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304" w:author="Yang, Lisa-JH (shanghai)" w:date="2021-01-27T16:25:00Z">
            <w:rPr/>
          </w:rPrChange>
        </w:rPr>
        <w:t>6</w:t>
      </w:r>
      <w:r w:rsidRPr="00D305AF">
        <w:rPr>
          <w:rFonts w:ascii="Arial" w:hAnsi="Arial" w:cs="Arial"/>
          <w:rPrChange w:id="305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306" w:author="Yang, Lisa-JH (shanghai)" w:date="2021-01-27T16:25:00Z">
            <w:rPr/>
          </w:rPrChange>
        </w:rPr>
        <w:fldChar w:fldCharType="end"/>
      </w:r>
    </w:p>
    <w:p w14:paraId="79CE7D15" w14:textId="77777777" w:rsidR="00AB1012" w:rsidRPr="00D305AF" w:rsidRDefault="002F6370">
      <w:pPr>
        <w:pStyle w:val="TOC2"/>
        <w:tabs>
          <w:tab w:val="right" w:leader="dot" w:pos="9752"/>
        </w:tabs>
        <w:rPr>
          <w:rFonts w:ascii="Arial" w:hAnsi="Arial" w:cs="Arial"/>
          <w:rPrChange w:id="307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308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309" w:author="Yang, Lisa-JH (shanghai)" w:date="2021-01-27T16:25:00Z">
            <w:rPr/>
          </w:rPrChange>
        </w:rPr>
        <w:instrText xml:space="preserve"> HYPERLINK \l _Toc4585 </w:instrText>
      </w:r>
      <w:r w:rsidRPr="00D305AF">
        <w:rPr>
          <w:rFonts w:ascii="Arial" w:hAnsi="Arial" w:cs="Arial"/>
          <w:rPrChange w:id="310" w:author="Yang, Lisa-JH (shanghai)" w:date="2021-01-27T16:25:00Z">
            <w:rPr/>
          </w:rPrChange>
        </w:rPr>
        <w:fldChar w:fldCharType="separate"/>
      </w:r>
      <w:r w:rsidRPr="00D305AF">
        <w:rPr>
          <w:rFonts w:ascii="Arial" w:eastAsia="微软雅黑" w:hAnsi="Arial" w:cs="Arial"/>
          <w:szCs w:val="24"/>
          <w:rPrChange w:id="311" w:author="Yang, Lisa-JH (shanghai)" w:date="2021-01-27T16:25:00Z">
            <w:rPr>
              <w:rFonts w:ascii="Times New Roman" w:eastAsia="微软雅黑" w:hAnsi="Times New Roman"/>
              <w:szCs w:val="24"/>
            </w:rPr>
          </w:rPrChange>
        </w:rPr>
        <w:t xml:space="preserve">1.4 </w:t>
      </w:r>
      <w:r w:rsidRPr="00D305AF">
        <w:rPr>
          <w:rFonts w:ascii="Arial" w:eastAsia="微软雅黑" w:hAnsi="Arial" w:cs="Arial" w:hint="eastAsia"/>
          <w:rPrChange w:id="312" w:author="Yang, Lisa-JH (shanghai)" w:date="2021-01-27T16:25:00Z">
            <w:rPr>
              <w:rFonts w:ascii="微软雅黑" w:eastAsia="微软雅黑" w:hAnsi="微软雅黑" w:hint="eastAsia"/>
            </w:rPr>
          </w:rPrChange>
        </w:rPr>
        <w:t>术语和缩略</w:t>
      </w:r>
      <w:r w:rsidRPr="00D305AF">
        <w:rPr>
          <w:rFonts w:ascii="Arial" w:eastAsia="微软雅黑" w:hAnsi="Arial" w:cs="Arial"/>
          <w:rPrChange w:id="313" w:author="Yang, Lisa-JH (shanghai)" w:date="2021-01-27T16:25:00Z">
            <w:rPr>
              <w:rFonts w:ascii="微软雅黑" w:eastAsia="微软雅黑" w:hAnsi="微软雅黑"/>
            </w:rPr>
          </w:rPrChange>
        </w:rPr>
        <w:t>语</w:t>
      </w:r>
      <w:r w:rsidRPr="00D305AF">
        <w:rPr>
          <w:rFonts w:ascii="Arial" w:eastAsia="微软雅黑" w:hAnsi="Arial" w:cs="Arial"/>
          <w:rPrChange w:id="314" w:author="Yang, Lisa-JH (shanghai)" w:date="2021-01-27T16:25:00Z">
            <w:rPr>
              <w:rFonts w:ascii="微软雅黑" w:eastAsia="微软雅黑" w:hAnsi="微软雅黑"/>
            </w:rPr>
          </w:rPrChange>
        </w:rPr>
        <w:t xml:space="preserve"> / Terms and Abbreviation</w:t>
      </w:r>
      <w:r w:rsidRPr="00D305AF">
        <w:rPr>
          <w:rFonts w:ascii="Arial" w:hAnsi="Arial" w:cs="Arial"/>
          <w:rPrChange w:id="315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316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317" w:author="Yang, Lisa-JH (shanghai)" w:date="2021-01-27T16:25:00Z">
            <w:rPr/>
          </w:rPrChange>
        </w:rPr>
        <w:instrText xml:space="preserve"> PAGEREF _Toc4585 \h </w:instrText>
      </w:r>
      <w:r w:rsidRPr="00D305AF">
        <w:rPr>
          <w:rFonts w:ascii="Arial" w:hAnsi="Arial" w:cs="Arial"/>
          <w:rPrChange w:id="318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319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320" w:author="Yang, Lisa-JH (shanghai)" w:date="2021-01-27T16:25:00Z">
            <w:rPr/>
          </w:rPrChange>
        </w:rPr>
        <w:t>6</w:t>
      </w:r>
      <w:r w:rsidRPr="00D305AF">
        <w:rPr>
          <w:rFonts w:ascii="Arial" w:hAnsi="Arial" w:cs="Arial"/>
          <w:rPrChange w:id="321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322" w:author="Yang, Lisa-JH (shanghai)" w:date="2021-01-27T16:25:00Z">
            <w:rPr/>
          </w:rPrChange>
        </w:rPr>
        <w:fldChar w:fldCharType="end"/>
      </w:r>
    </w:p>
    <w:p w14:paraId="01A177E8" w14:textId="77777777" w:rsidR="00AB1012" w:rsidRPr="00D305AF" w:rsidRDefault="002F6370">
      <w:pPr>
        <w:pStyle w:val="TOC1"/>
        <w:tabs>
          <w:tab w:val="clear" w:pos="420"/>
          <w:tab w:val="clear" w:pos="9742"/>
          <w:tab w:val="right" w:leader="dot" w:pos="9752"/>
        </w:tabs>
        <w:rPr>
          <w:rFonts w:ascii="Arial" w:hAnsi="Arial" w:cs="Arial"/>
          <w:rPrChange w:id="323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324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325" w:author="Yang, Lisa-JH (shanghai)" w:date="2021-01-27T16:25:00Z">
            <w:rPr/>
          </w:rPrChange>
        </w:rPr>
        <w:instrText xml:space="preserve"> HYPERLINK \l _Toc10298 </w:instrText>
      </w:r>
      <w:r w:rsidRPr="00D305AF">
        <w:rPr>
          <w:rFonts w:ascii="Arial" w:hAnsi="Arial" w:cs="Arial"/>
          <w:rPrChange w:id="326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327" w:author="Yang, Lisa-JH (shanghai)" w:date="2021-01-27T16:25:00Z">
            <w:rPr/>
          </w:rPrChange>
        </w:rPr>
        <w:t xml:space="preserve">2 </w:t>
      </w:r>
      <w:r w:rsidRPr="00D305AF">
        <w:rPr>
          <w:rFonts w:ascii="Arial" w:hAnsi="Arial" w:cs="Arial" w:hint="eastAsia"/>
          <w:rPrChange w:id="328" w:author="Yang, Lisa-JH (shanghai)" w:date="2021-01-27T16:25:00Z">
            <w:rPr>
              <w:rFonts w:hint="eastAsia"/>
            </w:rPr>
          </w:rPrChange>
        </w:rPr>
        <w:t>整体验证策略</w:t>
      </w:r>
      <w:r w:rsidRPr="00D305AF">
        <w:rPr>
          <w:rFonts w:ascii="Arial" w:hAnsi="Arial" w:cs="Arial"/>
          <w:rPrChange w:id="329" w:author="Yang, Lisa-JH (shanghai)" w:date="2021-01-27T16:25:00Z">
            <w:rPr/>
          </w:rPrChange>
        </w:rPr>
        <w:t xml:space="preserve"> / Overall Verification Strategy</w:t>
      </w:r>
      <w:r w:rsidRPr="00D305AF">
        <w:rPr>
          <w:rFonts w:ascii="Arial" w:hAnsi="Arial" w:cs="Arial"/>
          <w:rPrChange w:id="330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331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332" w:author="Yang, Lisa-JH (shanghai)" w:date="2021-01-27T16:25:00Z">
            <w:rPr/>
          </w:rPrChange>
        </w:rPr>
        <w:instrText xml:space="preserve"> PAGEREF _Toc10298 \h </w:instrText>
      </w:r>
      <w:r w:rsidRPr="00D305AF">
        <w:rPr>
          <w:rFonts w:ascii="Arial" w:hAnsi="Arial" w:cs="Arial"/>
          <w:rPrChange w:id="333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334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335" w:author="Yang, Lisa-JH (shanghai)" w:date="2021-01-27T16:25:00Z">
            <w:rPr/>
          </w:rPrChange>
        </w:rPr>
        <w:t>7</w:t>
      </w:r>
      <w:r w:rsidRPr="00D305AF">
        <w:rPr>
          <w:rFonts w:ascii="Arial" w:hAnsi="Arial" w:cs="Arial"/>
          <w:rPrChange w:id="336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337" w:author="Yang, Lisa-JH (shanghai)" w:date="2021-01-27T16:25:00Z">
            <w:rPr/>
          </w:rPrChange>
        </w:rPr>
        <w:fldChar w:fldCharType="end"/>
      </w:r>
    </w:p>
    <w:p w14:paraId="2A81BAB3" w14:textId="77777777" w:rsidR="00AB1012" w:rsidRPr="00D305AF" w:rsidRDefault="002F6370">
      <w:pPr>
        <w:pStyle w:val="TOC1"/>
        <w:tabs>
          <w:tab w:val="clear" w:pos="420"/>
          <w:tab w:val="clear" w:pos="9742"/>
          <w:tab w:val="right" w:leader="dot" w:pos="9752"/>
        </w:tabs>
        <w:rPr>
          <w:rFonts w:ascii="Arial" w:hAnsi="Arial" w:cs="Arial"/>
          <w:rPrChange w:id="338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339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340" w:author="Yang, Lisa-JH (shanghai)" w:date="2021-01-27T16:25:00Z">
            <w:rPr/>
          </w:rPrChange>
        </w:rPr>
        <w:instrText xml:space="preserve"> HYPERLINK \l _Toc845 </w:instrText>
      </w:r>
      <w:r w:rsidRPr="00D305AF">
        <w:rPr>
          <w:rFonts w:ascii="Arial" w:hAnsi="Arial" w:cs="Arial"/>
          <w:rPrChange w:id="341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342" w:author="Yang, Lisa-JH (shanghai)" w:date="2021-01-27T16:25:00Z">
            <w:rPr/>
          </w:rPrChange>
        </w:rPr>
        <w:t xml:space="preserve">3 </w:t>
      </w:r>
      <w:r w:rsidRPr="00D305AF">
        <w:rPr>
          <w:rFonts w:ascii="Arial" w:hAnsi="Arial" w:cs="Arial" w:hint="eastAsia"/>
          <w:rPrChange w:id="343" w:author="Yang, Lisa-JH (shanghai)" w:date="2021-01-27T16:25:00Z">
            <w:rPr>
              <w:rFonts w:hint="eastAsia"/>
            </w:rPr>
          </w:rPrChange>
        </w:rPr>
        <w:t>分析和评审类的验证活动策略</w:t>
      </w:r>
      <w:r w:rsidRPr="00D305AF">
        <w:rPr>
          <w:rFonts w:ascii="Arial" w:hAnsi="Arial" w:cs="Arial"/>
          <w:rPrChange w:id="344" w:author="Yang, Lisa-JH (shanghai)" w:date="2021-01-27T16:25:00Z">
            <w:rPr/>
          </w:rPrChange>
        </w:rPr>
        <w:t xml:space="preserve"> / Verification Strategy for analysis and review activities</w:t>
      </w:r>
      <w:r w:rsidRPr="00D305AF">
        <w:rPr>
          <w:rFonts w:ascii="Arial" w:hAnsi="Arial" w:cs="Arial"/>
          <w:rPrChange w:id="345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346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347" w:author="Yang, Lisa-JH (shanghai)" w:date="2021-01-27T16:25:00Z">
            <w:rPr/>
          </w:rPrChange>
        </w:rPr>
        <w:instrText xml:space="preserve"> PAGEREF _Toc845 \h </w:instrText>
      </w:r>
      <w:r w:rsidRPr="00D305AF">
        <w:rPr>
          <w:rFonts w:ascii="Arial" w:hAnsi="Arial" w:cs="Arial"/>
          <w:rPrChange w:id="348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349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350" w:author="Yang, Lisa-JH (shanghai)" w:date="2021-01-27T16:25:00Z">
            <w:rPr/>
          </w:rPrChange>
        </w:rPr>
        <w:t>9</w:t>
      </w:r>
      <w:r w:rsidRPr="00D305AF">
        <w:rPr>
          <w:rFonts w:ascii="Arial" w:hAnsi="Arial" w:cs="Arial"/>
          <w:rPrChange w:id="351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352" w:author="Yang, Lisa-JH (shanghai)" w:date="2021-01-27T16:25:00Z">
            <w:rPr/>
          </w:rPrChange>
        </w:rPr>
        <w:fldChar w:fldCharType="end"/>
      </w:r>
    </w:p>
    <w:p w14:paraId="4DE44071" w14:textId="77777777" w:rsidR="00AB1012" w:rsidRPr="00D305AF" w:rsidRDefault="002F6370">
      <w:pPr>
        <w:pStyle w:val="TOC2"/>
        <w:tabs>
          <w:tab w:val="right" w:leader="dot" w:pos="9752"/>
        </w:tabs>
        <w:rPr>
          <w:rFonts w:ascii="Arial" w:hAnsi="Arial" w:cs="Arial"/>
          <w:rPrChange w:id="353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354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355" w:author="Yang, Lisa-JH (shanghai)" w:date="2021-01-27T16:25:00Z">
            <w:rPr/>
          </w:rPrChange>
        </w:rPr>
        <w:instrText xml:space="preserve"> HYPERLINK \l _Toc26352 </w:instrText>
      </w:r>
      <w:r w:rsidRPr="00D305AF">
        <w:rPr>
          <w:rFonts w:ascii="Arial" w:hAnsi="Arial" w:cs="Arial"/>
          <w:rPrChange w:id="356" w:author="Yang, Lisa-JH (shanghai)" w:date="2021-01-27T16:25:00Z">
            <w:rPr/>
          </w:rPrChange>
        </w:rPr>
        <w:fldChar w:fldCharType="separate"/>
      </w:r>
      <w:r w:rsidRPr="00D305AF">
        <w:rPr>
          <w:rFonts w:ascii="Arial" w:eastAsia="微软雅黑" w:hAnsi="Arial" w:cs="Arial"/>
          <w:caps/>
          <w:szCs w:val="24"/>
          <w:rPrChange w:id="357" w:author="Yang, Lisa-JH (shanghai)" w:date="2021-01-27T16:25:00Z">
            <w:rPr>
              <w:rFonts w:ascii="Times New Roman" w:eastAsia="微软雅黑" w:hAnsi="Times New Roman"/>
              <w:caps/>
              <w:szCs w:val="24"/>
            </w:rPr>
          </w:rPrChange>
        </w:rPr>
        <w:t xml:space="preserve">3.1 </w:t>
      </w:r>
      <w:r w:rsidRPr="00D305AF">
        <w:rPr>
          <w:rFonts w:ascii="Arial" w:eastAsia="微软雅黑" w:hAnsi="Arial" w:cs="Arial" w:hint="eastAsia"/>
          <w:caps/>
          <w:rPrChange w:id="358" w:author="Yang, Lisa-JH (shanghai)" w:date="2021-01-27T16:25:00Z">
            <w:rPr>
              <w:rFonts w:eastAsia="微软雅黑" w:hint="eastAsia"/>
              <w:caps/>
            </w:rPr>
          </w:rPrChange>
        </w:rPr>
        <w:t>概念</w:t>
      </w:r>
      <w:r w:rsidRPr="00D305AF">
        <w:rPr>
          <w:rFonts w:ascii="Arial" w:eastAsia="微软雅黑" w:hAnsi="Arial" w:cs="Arial" w:hint="eastAsia"/>
          <w:rPrChange w:id="359" w:author="Yang, Lisa-JH (shanghai)" w:date="2021-01-27T16:25:00Z">
            <w:rPr>
              <w:rFonts w:eastAsia="微软雅黑" w:hint="eastAsia"/>
            </w:rPr>
          </w:rPrChange>
        </w:rPr>
        <w:t>阶段</w:t>
      </w:r>
      <w:r w:rsidRPr="00D305AF">
        <w:rPr>
          <w:rFonts w:ascii="Arial" w:eastAsia="微软雅黑" w:hAnsi="Arial" w:cs="Arial"/>
          <w:rPrChange w:id="360" w:author="Yang, Lisa-JH (shanghai)" w:date="2021-01-27T16:25:00Z">
            <w:rPr>
              <w:rFonts w:eastAsia="微软雅黑"/>
            </w:rPr>
          </w:rPrChange>
        </w:rPr>
        <w:t xml:space="preserve"> / Concept Phase</w:t>
      </w:r>
      <w:r w:rsidRPr="00D305AF">
        <w:rPr>
          <w:rFonts w:ascii="Arial" w:hAnsi="Arial" w:cs="Arial"/>
          <w:rPrChange w:id="361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362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363" w:author="Yang, Lisa-JH (shanghai)" w:date="2021-01-27T16:25:00Z">
            <w:rPr/>
          </w:rPrChange>
        </w:rPr>
        <w:instrText xml:space="preserve"> PAGEREF _Toc26352 \h </w:instrText>
      </w:r>
      <w:r w:rsidRPr="00D305AF">
        <w:rPr>
          <w:rFonts w:ascii="Arial" w:hAnsi="Arial" w:cs="Arial"/>
          <w:rPrChange w:id="364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365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366" w:author="Yang, Lisa-JH (shanghai)" w:date="2021-01-27T16:25:00Z">
            <w:rPr/>
          </w:rPrChange>
        </w:rPr>
        <w:t>9</w:t>
      </w:r>
      <w:r w:rsidRPr="00D305AF">
        <w:rPr>
          <w:rFonts w:ascii="Arial" w:hAnsi="Arial" w:cs="Arial"/>
          <w:rPrChange w:id="367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368" w:author="Yang, Lisa-JH (shanghai)" w:date="2021-01-27T16:25:00Z">
            <w:rPr/>
          </w:rPrChange>
        </w:rPr>
        <w:fldChar w:fldCharType="end"/>
      </w:r>
    </w:p>
    <w:p w14:paraId="4889051B" w14:textId="77777777" w:rsidR="00AB1012" w:rsidRPr="00D305AF" w:rsidRDefault="002F6370">
      <w:pPr>
        <w:pStyle w:val="TOC3"/>
        <w:tabs>
          <w:tab w:val="right" w:leader="dot" w:pos="9752"/>
        </w:tabs>
        <w:rPr>
          <w:rFonts w:ascii="Arial" w:hAnsi="Arial" w:cs="Arial"/>
          <w:rPrChange w:id="369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370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371" w:author="Yang, Lisa-JH (shanghai)" w:date="2021-01-27T16:25:00Z">
            <w:rPr/>
          </w:rPrChange>
        </w:rPr>
        <w:instrText xml:space="preserve"> HYPERLINK \l _Toc12452 </w:instrText>
      </w:r>
      <w:r w:rsidRPr="00D305AF">
        <w:rPr>
          <w:rFonts w:ascii="Arial" w:hAnsi="Arial" w:cs="Arial"/>
          <w:rPrChange w:id="372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373" w:author="Yang, Lisa-JH (shanghai)" w:date="2021-01-27T16:25:00Z">
            <w:rPr/>
          </w:rPrChange>
        </w:rPr>
        <w:t xml:space="preserve">3.1.1 </w:t>
      </w:r>
      <w:r w:rsidRPr="00D305AF">
        <w:rPr>
          <w:rFonts w:ascii="Arial" w:hAnsi="Arial" w:cs="Arial" w:hint="eastAsia"/>
          <w:rPrChange w:id="374" w:author="Yang, Lisa-JH (shanghai)" w:date="2021-01-27T16:25:00Z">
            <w:rPr>
              <w:rFonts w:hint="eastAsia"/>
            </w:rPr>
          </w:rPrChange>
        </w:rPr>
        <w:t>相关项定义</w:t>
      </w:r>
      <w:r w:rsidRPr="00D305AF">
        <w:rPr>
          <w:rFonts w:ascii="Arial" w:hAnsi="Arial" w:cs="Arial"/>
          <w:rPrChange w:id="375" w:author="Yang, Lisa-JH (shanghai)" w:date="2021-01-27T16:25:00Z">
            <w:rPr/>
          </w:rPrChange>
        </w:rPr>
        <w:t xml:space="preserve"> / Item Definition</w:t>
      </w:r>
      <w:r w:rsidRPr="00D305AF">
        <w:rPr>
          <w:rFonts w:ascii="Arial" w:hAnsi="Arial" w:cs="Arial"/>
          <w:rPrChange w:id="376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377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378" w:author="Yang, Lisa-JH (shanghai)" w:date="2021-01-27T16:25:00Z">
            <w:rPr/>
          </w:rPrChange>
        </w:rPr>
        <w:instrText xml:space="preserve"> PAGEREF _Toc12452 \h </w:instrText>
      </w:r>
      <w:r w:rsidRPr="00D305AF">
        <w:rPr>
          <w:rFonts w:ascii="Arial" w:hAnsi="Arial" w:cs="Arial"/>
          <w:rPrChange w:id="379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380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381" w:author="Yang, Lisa-JH (shanghai)" w:date="2021-01-27T16:25:00Z">
            <w:rPr/>
          </w:rPrChange>
        </w:rPr>
        <w:t>9</w:t>
      </w:r>
      <w:r w:rsidRPr="00D305AF">
        <w:rPr>
          <w:rFonts w:ascii="Arial" w:hAnsi="Arial" w:cs="Arial"/>
          <w:rPrChange w:id="382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383" w:author="Yang, Lisa-JH (shanghai)" w:date="2021-01-27T16:25:00Z">
            <w:rPr/>
          </w:rPrChange>
        </w:rPr>
        <w:fldChar w:fldCharType="end"/>
      </w:r>
    </w:p>
    <w:p w14:paraId="4B95BB11" w14:textId="77777777" w:rsidR="00AB1012" w:rsidRPr="00D305AF" w:rsidRDefault="002F6370">
      <w:pPr>
        <w:pStyle w:val="TOC3"/>
        <w:tabs>
          <w:tab w:val="right" w:leader="dot" w:pos="9752"/>
        </w:tabs>
        <w:rPr>
          <w:rFonts w:ascii="Arial" w:hAnsi="Arial" w:cs="Arial"/>
          <w:rPrChange w:id="384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385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386" w:author="Yang, Lisa-JH (shanghai)" w:date="2021-01-27T16:25:00Z">
            <w:rPr/>
          </w:rPrChange>
        </w:rPr>
        <w:instrText xml:space="preserve"> HYPERLINK \l _Toc15387 </w:instrText>
      </w:r>
      <w:r w:rsidRPr="00D305AF">
        <w:rPr>
          <w:rFonts w:ascii="Arial" w:hAnsi="Arial" w:cs="Arial"/>
          <w:rPrChange w:id="387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388" w:author="Yang, Lisa-JH (shanghai)" w:date="2021-01-27T16:25:00Z">
            <w:rPr/>
          </w:rPrChange>
        </w:rPr>
        <w:t xml:space="preserve">3.1.2 </w:t>
      </w:r>
      <w:r w:rsidRPr="00D305AF">
        <w:rPr>
          <w:rFonts w:ascii="Arial" w:hAnsi="Arial" w:cs="Arial" w:hint="eastAsia"/>
          <w:rPrChange w:id="389" w:author="Yang, Lisa-JH (shanghai)" w:date="2021-01-27T16:25:00Z">
            <w:rPr>
              <w:rFonts w:hint="eastAsia"/>
            </w:rPr>
          </w:rPrChange>
        </w:rPr>
        <w:t>危害分析和风险评估</w:t>
      </w:r>
      <w:r w:rsidRPr="00D305AF">
        <w:rPr>
          <w:rFonts w:ascii="Arial" w:hAnsi="Arial" w:cs="Arial"/>
          <w:rPrChange w:id="390" w:author="Yang, Lisa-JH (shanghai)" w:date="2021-01-27T16:25:00Z">
            <w:rPr/>
          </w:rPrChange>
        </w:rPr>
        <w:t xml:space="preserve"> / Hazard Analysis and Risk Assessment</w:t>
      </w:r>
      <w:r w:rsidRPr="00D305AF">
        <w:rPr>
          <w:rFonts w:ascii="Arial" w:hAnsi="Arial" w:cs="Arial"/>
          <w:rPrChange w:id="391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392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393" w:author="Yang, Lisa-JH (shanghai)" w:date="2021-01-27T16:25:00Z">
            <w:rPr/>
          </w:rPrChange>
        </w:rPr>
        <w:instrText xml:space="preserve"> PAGEREF _Toc15387 \h </w:instrText>
      </w:r>
      <w:r w:rsidRPr="00D305AF">
        <w:rPr>
          <w:rFonts w:ascii="Arial" w:hAnsi="Arial" w:cs="Arial"/>
          <w:rPrChange w:id="394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395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396" w:author="Yang, Lisa-JH (shanghai)" w:date="2021-01-27T16:25:00Z">
            <w:rPr/>
          </w:rPrChange>
        </w:rPr>
        <w:t>9</w:t>
      </w:r>
      <w:r w:rsidRPr="00D305AF">
        <w:rPr>
          <w:rFonts w:ascii="Arial" w:hAnsi="Arial" w:cs="Arial"/>
          <w:rPrChange w:id="397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398" w:author="Yang, Lisa-JH (shanghai)" w:date="2021-01-27T16:25:00Z">
            <w:rPr/>
          </w:rPrChange>
        </w:rPr>
        <w:fldChar w:fldCharType="end"/>
      </w:r>
    </w:p>
    <w:p w14:paraId="4A366859" w14:textId="77777777" w:rsidR="00AB1012" w:rsidRPr="00D305AF" w:rsidRDefault="002F6370">
      <w:pPr>
        <w:pStyle w:val="TOC3"/>
        <w:tabs>
          <w:tab w:val="right" w:leader="dot" w:pos="9752"/>
        </w:tabs>
        <w:rPr>
          <w:rFonts w:ascii="Arial" w:hAnsi="Arial" w:cs="Arial"/>
          <w:rPrChange w:id="399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400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401" w:author="Yang, Lisa-JH (shanghai)" w:date="2021-01-27T16:25:00Z">
            <w:rPr/>
          </w:rPrChange>
        </w:rPr>
        <w:instrText xml:space="preserve"> HYPERLINK \l _Toc19629 </w:instrText>
      </w:r>
      <w:r w:rsidRPr="00D305AF">
        <w:rPr>
          <w:rFonts w:ascii="Arial" w:hAnsi="Arial" w:cs="Arial"/>
          <w:rPrChange w:id="402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403" w:author="Yang, Lisa-JH (shanghai)" w:date="2021-01-27T16:25:00Z">
            <w:rPr/>
          </w:rPrChange>
        </w:rPr>
        <w:t xml:space="preserve">3.1.3 </w:t>
      </w:r>
      <w:r w:rsidRPr="00D305AF">
        <w:rPr>
          <w:rFonts w:ascii="Arial" w:hAnsi="Arial" w:cs="Arial" w:hint="eastAsia"/>
          <w:rPrChange w:id="404" w:author="Yang, Lisa-JH (shanghai)" w:date="2021-01-27T16:25:00Z">
            <w:rPr>
              <w:rFonts w:hint="eastAsia"/>
            </w:rPr>
          </w:rPrChange>
        </w:rPr>
        <w:t>功能安全概念</w:t>
      </w:r>
      <w:r w:rsidRPr="00D305AF">
        <w:rPr>
          <w:rFonts w:ascii="Arial" w:hAnsi="Arial" w:cs="Arial"/>
          <w:rPrChange w:id="405" w:author="Yang, Lisa-JH (shanghai)" w:date="2021-01-27T16:25:00Z">
            <w:rPr/>
          </w:rPrChange>
        </w:rPr>
        <w:t xml:space="preserve"> / Functional Safety Concept</w:t>
      </w:r>
      <w:r w:rsidRPr="00D305AF">
        <w:rPr>
          <w:rFonts w:ascii="Arial" w:hAnsi="Arial" w:cs="Arial"/>
          <w:rPrChange w:id="406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407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408" w:author="Yang, Lisa-JH (shanghai)" w:date="2021-01-27T16:25:00Z">
            <w:rPr/>
          </w:rPrChange>
        </w:rPr>
        <w:instrText xml:space="preserve"> PAGEREF _Toc19629 \h </w:instrText>
      </w:r>
      <w:r w:rsidRPr="00D305AF">
        <w:rPr>
          <w:rFonts w:ascii="Arial" w:hAnsi="Arial" w:cs="Arial"/>
          <w:rPrChange w:id="409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410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411" w:author="Yang, Lisa-JH (shanghai)" w:date="2021-01-27T16:25:00Z">
            <w:rPr/>
          </w:rPrChange>
        </w:rPr>
        <w:t>9</w:t>
      </w:r>
      <w:r w:rsidRPr="00D305AF">
        <w:rPr>
          <w:rFonts w:ascii="Arial" w:hAnsi="Arial" w:cs="Arial"/>
          <w:rPrChange w:id="412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413" w:author="Yang, Lisa-JH (shanghai)" w:date="2021-01-27T16:25:00Z">
            <w:rPr/>
          </w:rPrChange>
        </w:rPr>
        <w:fldChar w:fldCharType="end"/>
      </w:r>
    </w:p>
    <w:p w14:paraId="244DEAC3" w14:textId="77777777" w:rsidR="00AB1012" w:rsidRPr="00D305AF" w:rsidRDefault="002F6370">
      <w:pPr>
        <w:pStyle w:val="TOC2"/>
        <w:tabs>
          <w:tab w:val="right" w:leader="dot" w:pos="9752"/>
        </w:tabs>
        <w:rPr>
          <w:rFonts w:ascii="Arial" w:hAnsi="Arial" w:cs="Arial"/>
          <w:rPrChange w:id="414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415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416" w:author="Yang, Lisa-JH (shanghai)" w:date="2021-01-27T16:25:00Z">
            <w:rPr/>
          </w:rPrChange>
        </w:rPr>
        <w:instrText xml:space="preserve"> HYPERLINK \l _Toc31749 </w:instrText>
      </w:r>
      <w:r w:rsidRPr="00D305AF">
        <w:rPr>
          <w:rFonts w:ascii="Arial" w:hAnsi="Arial" w:cs="Arial"/>
          <w:rPrChange w:id="417" w:author="Yang, Lisa-JH (shanghai)" w:date="2021-01-27T16:25:00Z">
            <w:rPr/>
          </w:rPrChange>
        </w:rPr>
        <w:fldChar w:fldCharType="separate"/>
      </w:r>
      <w:r w:rsidRPr="00D305AF">
        <w:rPr>
          <w:rFonts w:ascii="Arial" w:eastAsia="微软雅黑" w:hAnsi="Arial" w:cs="Arial"/>
          <w:szCs w:val="24"/>
          <w:rPrChange w:id="418" w:author="Yang, Lisa-JH (shanghai)" w:date="2021-01-27T16:25:00Z">
            <w:rPr>
              <w:rFonts w:ascii="Times New Roman" w:eastAsia="微软雅黑" w:hAnsi="Times New Roman"/>
              <w:szCs w:val="24"/>
            </w:rPr>
          </w:rPrChange>
        </w:rPr>
        <w:t xml:space="preserve">3.2 </w:t>
      </w:r>
      <w:r w:rsidRPr="00D305AF">
        <w:rPr>
          <w:rFonts w:ascii="Arial" w:eastAsia="微软雅黑" w:hAnsi="Arial" w:cs="Arial" w:hint="eastAsia"/>
          <w:rPrChange w:id="419" w:author="Yang, Lisa-JH (shanghai)" w:date="2021-01-27T16:25:00Z">
            <w:rPr>
              <w:rFonts w:eastAsia="微软雅黑" w:hint="eastAsia"/>
            </w:rPr>
          </w:rPrChange>
        </w:rPr>
        <w:t>系统层面的产品开发</w:t>
      </w:r>
      <w:r w:rsidRPr="00D305AF">
        <w:rPr>
          <w:rFonts w:ascii="Arial" w:eastAsia="微软雅黑" w:hAnsi="Arial" w:cs="Arial"/>
          <w:rPrChange w:id="420" w:author="Yang, Lisa-JH (shanghai)" w:date="2021-01-27T16:25:00Z">
            <w:rPr>
              <w:rFonts w:eastAsia="微软雅黑"/>
            </w:rPr>
          </w:rPrChange>
        </w:rPr>
        <w:t xml:space="preserve"> / Product development at the system level</w:t>
      </w:r>
      <w:r w:rsidRPr="00D305AF">
        <w:rPr>
          <w:rFonts w:ascii="Arial" w:hAnsi="Arial" w:cs="Arial"/>
          <w:rPrChange w:id="421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422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423" w:author="Yang, Lisa-JH (shanghai)" w:date="2021-01-27T16:25:00Z">
            <w:rPr/>
          </w:rPrChange>
        </w:rPr>
        <w:instrText xml:space="preserve"> PAGEREF _Toc31749 \h </w:instrText>
      </w:r>
      <w:r w:rsidRPr="00D305AF">
        <w:rPr>
          <w:rFonts w:ascii="Arial" w:hAnsi="Arial" w:cs="Arial"/>
          <w:rPrChange w:id="424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425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426" w:author="Yang, Lisa-JH (shanghai)" w:date="2021-01-27T16:25:00Z">
            <w:rPr/>
          </w:rPrChange>
        </w:rPr>
        <w:t>9</w:t>
      </w:r>
      <w:r w:rsidRPr="00D305AF">
        <w:rPr>
          <w:rFonts w:ascii="Arial" w:hAnsi="Arial" w:cs="Arial"/>
          <w:rPrChange w:id="427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428" w:author="Yang, Lisa-JH (shanghai)" w:date="2021-01-27T16:25:00Z">
            <w:rPr/>
          </w:rPrChange>
        </w:rPr>
        <w:fldChar w:fldCharType="end"/>
      </w:r>
    </w:p>
    <w:p w14:paraId="5C33F8CE" w14:textId="77777777" w:rsidR="00AB1012" w:rsidRPr="00D305AF" w:rsidRDefault="002F6370">
      <w:pPr>
        <w:pStyle w:val="TOC3"/>
        <w:tabs>
          <w:tab w:val="right" w:leader="dot" w:pos="9752"/>
        </w:tabs>
        <w:rPr>
          <w:rFonts w:ascii="Arial" w:hAnsi="Arial" w:cs="Arial"/>
          <w:rPrChange w:id="429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430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431" w:author="Yang, Lisa-JH (shanghai)" w:date="2021-01-27T16:25:00Z">
            <w:rPr/>
          </w:rPrChange>
        </w:rPr>
        <w:instrText xml:space="preserve"> HYPERLINK \l _Toc7426 </w:instrText>
      </w:r>
      <w:r w:rsidRPr="00D305AF">
        <w:rPr>
          <w:rFonts w:ascii="Arial" w:hAnsi="Arial" w:cs="Arial"/>
          <w:rPrChange w:id="432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433" w:author="Yang, Lisa-JH (shanghai)" w:date="2021-01-27T16:25:00Z">
            <w:rPr/>
          </w:rPrChange>
        </w:rPr>
        <w:t xml:space="preserve">3.2.1 </w:t>
      </w:r>
      <w:r w:rsidRPr="00D305AF">
        <w:rPr>
          <w:rFonts w:ascii="Arial" w:hAnsi="Arial" w:cs="Arial" w:hint="eastAsia"/>
          <w:rPrChange w:id="434" w:author="Yang, Lisa-JH (shanghai)" w:date="2021-01-27T16:25:00Z">
            <w:rPr>
              <w:rFonts w:hint="eastAsia"/>
            </w:rPr>
          </w:rPrChange>
        </w:rPr>
        <w:t>技术安全概念</w:t>
      </w:r>
      <w:r w:rsidRPr="00D305AF">
        <w:rPr>
          <w:rFonts w:ascii="Arial" w:hAnsi="Arial" w:cs="Arial"/>
          <w:rPrChange w:id="435" w:author="Yang, Lisa-JH (shanghai)" w:date="2021-01-27T16:25:00Z">
            <w:rPr/>
          </w:rPrChange>
        </w:rPr>
        <w:t xml:space="preserve"> / Technical Safety Concept</w:t>
      </w:r>
      <w:r w:rsidRPr="00D305AF">
        <w:rPr>
          <w:rFonts w:ascii="Arial" w:hAnsi="Arial" w:cs="Arial"/>
          <w:rPrChange w:id="436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437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438" w:author="Yang, Lisa-JH (shanghai)" w:date="2021-01-27T16:25:00Z">
            <w:rPr/>
          </w:rPrChange>
        </w:rPr>
        <w:instrText xml:space="preserve"> PAGEREF _Toc7426 \h </w:instrText>
      </w:r>
      <w:r w:rsidRPr="00D305AF">
        <w:rPr>
          <w:rFonts w:ascii="Arial" w:hAnsi="Arial" w:cs="Arial"/>
          <w:rPrChange w:id="439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440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441" w:author="Yang, Lisa-JH (shanghai)" w:date="2021-01-27T16:25:00Z">
            <w:rPr/>
          </w:rPrChange>
        </w:rPr>
        <w:t>9</w:t>
      </w:r>
      <w:r w:rsidRPr="00D305AF">
        <w:rPr>
          <w:rFonts w:ascii="Arial" w:hAnsi="Arial" w:cs="Arial"/>
          <w:rPrChange w:id="442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443" w:author="Yang, Lisa-JH (shanghai)" w:date="2021-01-27T16:25:00Z">
            <w:rPr/>
          </w:rPrChange>
        </w:rPr>
        <w:fldChar w:fldCharType="end"/>
      </w:r>
    </w:p>
    <w:p w14:paraId="50DCD8FE" w14:textId="77777777" w:rsidR="00AB1012" w:rsidRPr="00D305AF" w:rsidRDefault="002F6370">
      <w:pPr>
        <w:pStyle w:val="TOC3"/>
        <w:tabs>
          <w:tab w:val="right" w:leader="dot" w:pos="9752"/>
        </w:tabs>
        <w:rPr>
          <w:rFonts w:ascii="Arial" w:hAnsi="Arial" w:cs="Arial"/>
          <w:rPrChange w:id="444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445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446" w:author="Yang, Lisa-JH (shanghai)" w:date="2021-01-27T16:25:00Z">
            <w:rPr/>
          </w:rPrChange>
        </w:rPr>
        <w:instrText xml:space="preserve"> HYPERLINK \l _Toc30319 </w:instrText>
      </w:r>
      <w:r w:rsidRPr="00D305AF">
        <w:rPr>
          <w:rFonts w:ascii="Arial" w:hAnsi="Arial" w:cs="Arial"/>
          <w:rPrChange w:id="447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448" w:author="Yang, Lisa-JH (shanghai)" w:date="2021-01-27T16:25:00Z">
            <w:rPr/>
          </w:rPrChange>
        </w:rPr>
        <w:t xml:space="preserve">3.2.2 </w:t>
      </w:r>
      <w:r w:rsidRPr="00D305AF">
        <w:rPr>
          <w:rFonts w:ascii="Arial" w:hAnsi="Arial" w:cs="Arial" w:hint="eastAsia"/>
          <w:rPrChange w:id="449" w:author="Yang, Lisa-JH (shanghai)" w:date="2021-01-27T16:25:00Z">
            <w:rPr>
              <w:rFonts w:hint="eastAsia"/>
            </w:rPr>
          </w:rPrChange>
        </w:rPr>
        <w:t>系统集成测试规范（测试用例）</w:t>
      </w:r>
      <w:r w:rsidRPr="00D305AF">
        <w:rPr>
          <w:rFonts w:ascii="Arial" w:hAnsi="Arial" w:cs="Arial"/>
          <w:rPrChange w:id="450" w:author="Yang, Lisa-JH (shanghai)" w:date="2021-01-27T16:25:00Z">
            <w:rPr/>
          </w:rPrChange>
        </w:rPr>
        <w:t>/ System Integration Test Specification (Test Case)</w:t>
      </w:r>
      <w:r w:rsidRPr="00D305AF">
        <w:rPr>
          <w:rFonts w:ascii="Arial" w:hAnsi="Arial" w:cs="Arial"/>
          <w:rPrChange w:id="451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452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453" w:author="Yang, Lisa-JH (shanghai)" w:date="2021-01-27T16:25:00Z">
            <w:rPr/>
          </w:rPrChange>
        </w:rPr>
        <w:instrText xml:space="preserve"> PAGEREF _Toc30319 \h </w:instrText>
      </w:r>
      <w:r w:rsidRPr="00D305AF">
        <w:rPr>
          <w:rFonts w:ascii="Arial" w:hAnsi="Arial" w:cs="Arial"/>
          <w:rPrChange w:id="454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455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456" w:author="Yang, Lisa-JH (shanghai)" w:date="2021-01-27T16:25:00Z">
            <w:rPr/>
          </w:rPrChange>
        </w:rPr>
        <w:t>9</w:t>
      </w:r>
      <w:r w:rsidRPr="00D305AF">
        <w:rPr>
          <w:rFonts w:ascii="Arial" w:hAnsi="Arial" w:cs="Arial"/>
          <w:rPrChange w:id="457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458" w:author="Yang, Lisa-JH (shanghai)" w:date="2021-01-27T16:25:00Z">
            <w:rPr/>
          </w:rPrChange>
        </w:rPr>
        <w:fldChar w:fldCharType="end"/>
      </w:r>
    </w:p>
    <w:p w14:paraId="437D602A" w14:textId="77777777" w:rsidR="00AB1012" w:rsidRPr="00D305AF" w:rsidRDefault="002F6370">
      <w:pPr>
        <w:pStyle w:val="TOC2"/>
        <w:tabs>
          <w:tab w:val="right" w:leader="dot" w:pos="9752"/>
        </w:tabs>
        <w:rPr>
          <w:rFonts w:ascii="Arial" w:hAnsi="Arial" w:cs="Arial"/>
          <w:rPrChange w:id="459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460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461" w:author="Yang, Lisa-JH (shanghai)" w:date="2021-01-27T16:25:00Z">
            <w:rPr/>
          </w:rPrChange>
        </w:rPr>
        <w:instrText xml:space="preserve"> HYPERLINK \l _Toc6314 </w:instrText>
      </w:r>
      <w:r w:rsidRPr="00D305AF">
        <w:rPr>
          <w:rFonts w:ascii="Arial" w:hAnsi="Arial" w:cs="Arial"/>
          <w:rPrChange w:id="462" w:author="Yang, Lisa-JH (shanghai)" w:date="2021-01-27T16:25:00Z">
            <w:rPr/>
          </w:rPrChange>
        </w:rPr>
        <w:fldChar w:fldCharType="separate"/>
      </w:r>
      <w:r w:rsidRPr="00D305AF">
        <w:rPr>
          <w:rFonts w:ascii="Arial" w:eastAsia="微软雅黑" w:hAnsi="Arial" w:cs="Arial"/>
          <w:caps/>
          <w:szCs w:val="24"/>
          <w:rPrChange w:id="463" w:author="Yang, Lisa-JH (shanghai)" w:date="2021-01-27T16:25:00Z">
            <w:rPr>
              <w:rFonts w:ascii="Times New Roman" w:eastAsia="微软雅黑" w:hAnsi="Times New Roman"/>
              <w:caps/>
              <w:szCs w:val="24"/>
            </w:rPr>
          </w:rPrChange>
        </w:rPr>
        <w:t xml:space="preserve">3.3 </w:t>
      </w:r>
      <w:r w:rsidRPr="00D305AF">
        <w:rPr>
          <w:rFonts w:ascii="Arial" w:eastAsia="微软雅黑" w:hAnsi="Arial" w:cs="Arial" w:hint="eastAsia"/>
          <w:rPrChange w:id="464" w:author="Yang, Lisa-JH (shanghai)" w:date="2021-01-27T16:25:00Z">
            <w:rPr>
              <w:rFonts w:eastAsia="微软雅黑" w:hint="eastAsia"/>
            </w:rPr>
          </w:rPrChange>
        </w:rPr>
        <w:t>软件层面的产品开发</w:t>
      </w:r>
      <w:r w:rsidRPr="00D305AF">
        <w:rPr>
          <w:rFonts w:ascii="Arial" w:eastAsia="微软雅黑" w:hAnsi="Arial" w:cs="Arial"/>
          <w:rPrChange w:id="465" w:author="Yang, Lisa-JH (shanghai)" w:date="2021-01-27T16:25:00Z">
            <w:rPr>
              <w:rFonts w:eastAsia="微软雅黑"/>
            </w:rPr>
          </w:rPrChange>
        </w:rPr>
        <w:t xml:space="preserve"> / Product development at the software level</w:t>
      </w:r>
      <w:r w:rsidRPr="00D305AF">
        <w:rPr>
          <w:rFonts w:ascii="Arial" w:hAnsi="Arial" w:cs="Arial"/>
          <w:rPrChange w:id="466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467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468" w:author="Yang, Lisa-JH (shanghai)" w:date="2021-01-27T16:25:00Z">
            <w:rPr/>
          </w:rPrChange>
        </w:rPr>
        <w:instrText xml:space="preserve"> PAGEREF _Toc6314 \h </w:instrText>
      </w:r>
      <w:r w:rsidRPr="00D305AF">
        <w:rPr>
          <w:rFonts w:ascii="Arial" w:hAnsi="Arial" w:cs="Arial"/>
          <w:rPrChange w:id="469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470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471" w:author="Yang, Lisa-JH (shanghai)" w:date="2021-01-27T16:25:00Z">
            <w:rPr/>
          </w:rPrChange>
        </w:rPr>
        <w:t>9</w:t>
      </w:r>
      <w:r w:rsidRPr="00D305AF">
        <w:rPr>
          <w:rFonts w:ascii="Arial" w:hAnsi="Arial" w:cs="Arial"/>
          <w:rPrChange w:id="472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473" w:author="Yang, Lisa-JH (shanghai)" w:date="2021-01-27T16:25:00Z">
            <w:rPr/>
          </w:rPrChange>
        </w:rPr>
        <w:fldChar w:fldCharType="end"/>
      </w:r>
    </w:p>
    <w:p w14:paraId="3BDF0792" w14:textId="77777777" w:rsidR="00AB1012" w:rsidRPr="00D305AF" w:rsidRDefault="002F6370">
      <w:pPr>
        <w:pStyle w:val="TOC3"/>
        <w:tabs>
          <w:tab w:val="right" w:leader="dot" w:pos="9752"/>
        </w:tabs>
        <w:rPr>
          <w:rFonts w:ascii="Arial" w:hAnsi="Arial" w:cs="Arial"/>
          <w:rPrChange w:id="474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475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476" w:author="Yang, Lisa-JH (shanghai)" w:date="2021-01-27T16:25:00Z">
            <w:rPr/>
          </w:rPrChange>
        </w:rPr>
        <w:instrText xml:space="preserve"> HYPERLINK \l _Toc15206 </w:instrText>
      </w:r>
      <w:r w:rsidRPr="00D305AF">
        <w:rPr>
          <w:rFonts w:ascii="Arial" w:hAnsi="Arial" w:cs="Arial"/>
          <w:rPrChange w:id="477" w:author="Yang, Lisa-JH (shanghai)" w:date="2021-01-27T16:25:00Z">
            <w:rPr/>
          </w:rPrChange>
        </w:rPr>
        <w:fldChar w:fldCharType="separate"/>
      </w:r>
      <w:r w:rsidRPr="00D305AF">
        <w:rPr>
          <w:rFonts w:ascii="Arial" w:eastAsia="微软雅黑" w:hAnsi="Arial" w:cs="Arial"/>
          <w:rPrChange w:id="478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3.3.1 </w:t>
      </w:r>
      <w:r w:rsidRPr="00D305AF">
        <w:rPr>
          <w:rFonts w:ascii="Arial" w:eastAsia="微软雅黑" w:hAnsi="Arial" w:cs="Arial" w:hint="eastAsia"/>
          <w:rPrChange w:id="479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软件需求规约</w:t>
      </w:r>
      <w:r w:rsidRPr="00D305AF">
        <w:rPr>
          <w:rFonts w:ascii="Arial" w:eastAsia="微软雅黑" w:hAnsi="Arial" w:cs="Arial"/>
          <w:rPrChange w:id="480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Software Requirements Specification</w:t>
      </w:r>
      <w:r w:rsidRPr="00D305AF">
        <w:rPr>
          <w:rFonts w:ascii="Arial" w:hAnsi="Arial" w:cs="Arial"/>
          <w:rPrChange w:id="481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482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483" w:author="Yang, Lisa-JH (shanghai)" w:date="2021-01-27T16:25:00Z">
            <w:rPr/>
          </w:rPrChange>
        </w:rPr>
        <w:instrText xml:space="preserve"> PAGEREF _Toc15206 \h </w:instrText>
      </w:r>
      <w:r w:rsidRPr="00D305AF">
        <w:rPr>
          <w:rFonts w:ascii="Arial" w:hAnsi="Arial" w:cs="Arial"/>
          <w:rPrChange w:id="484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485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486" w:author="Yang, Lisa-JH (shanghai)" w:date="2021-01-27T16:25:00Z">
            <w:rPr/>
          </w:rPrChange>
        </w:rPr>
        <w:t>9</w:t>
      </w:r>
      <w:r w:rsidRPr="00D305AF">
        <w:rPr>
          <w:rFonts w:ascii="Arial" w:hAnsi="Arial" w:cs="Arial"/>
          <w:rPrChange w:id="487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488" w:author="Yang, Lisa-JH (shanghai)" w:date="2021-01-27T16:25:00Z">
            <w:rPr/>
          </w:rPrChange>
        </w:rPr>
        <w:fldChar w:fldCharType="end"/>
      </w:r>
    </w:p>
    <w:p w14:paraId="76323D7C" w14:textId="77777777" w:rsidR="00AB1012" w:rsidRPr="00D305AF" w:rsidRDefault="002F6370">
      <w:pPr>
        <w:pStyle w:val="TOC3"/>
        <w:tabs>
          <w:tab w:val="right" w:leader="dot" w:pos="9752"/>
        </w:tabs>
        <w:rPr>
          <w:rFonts w:ascii="Arial" w:hAnsi="Arial" w:cs="Arial"/>
          <w:rPrChange w:id="489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490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491" w:author="Yang, Lisa-JH (shanghai)" w:date="2021-01-27T16:25:00Z">
            <w:rPr/>
          </w:rPrChange>
        </w:rPr>
        <w:instrText xml:space="preserve"> HYPERLINK \l _Toc14359 </w:instrText>
      </w:r>
      <w:r w:rsidRPr="00D305AF">
        <w:rPr>
          <w:rFonts w:ascii="Arial" w:hAnsi="Arial" w:cs="Arial"/>
          <w:rPrChange w:id="492" w:author="Yang, Lisa-JH (shanghai)" w:date="2021-01-27T16:25:00Z">
            <w:rPr/>
          </w:rPrChange>
        </w:rPr>
        <w:fldChar w:fldCharType="separate"/>
      </w:r>
      <w:r w:rsidRPr="00D305AF">
        <w:rPr>
          <w:rFonts w:ascii="Arial" w:eastAsia="微软雅黑" w:hAnsi="Arial" w:cs="Arial"/>
          <w:rPrChange w:id="493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3.3.2 </w:t>
      </w:r>
      <w:r w:rsidRPr="00D305AF">
        <w:rPr>
          <w:rFonts w:ascii="Arial" w:eastAsia="微软雅黑" w:hAnsi="Arial" w:cs="Arial" w:hint="eastAsia"/>
          <w:rPrChange w:id="494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软件架构设计</w:t>
      </w:r>
      <w:r w:rsidRPr="00D305AF">
        <w:rPr>
          <w:rFonts w:ascii="Arial" w:eastAsia="微软雅黑" w:hAnsi="Arial" w:cs="Arial"/>
          <w:rPrChange w:id="495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Software Architecture Design</w:t>
      </w:r>
      <w:r w:rsidRPr="00D305AF">
        <w:rPr>
          <w:rFonts w:ascii="Arial" w:hAnsi="Arial" w:cs="Arial"/>
          <w:rPrChange w:id="496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497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498" w:author="Yang, Lisa-JH (shanghai)" w:date="2021-01-27T16:25:00Z">
            <w:rPr/>
          </w:rPrChange>
        </w:rPr>
        <w:instrText xml:space="preserve"> PAGEREF _Toc14359 \h </w:instrText>
      </w:r>
      <w:r w:rsidRPr="00D305AF">
        <w:rPr>
          <w:rFonts w:ascii="Arial" w:hAnsi="Arial" w:cs="Arial"/>
          <w:rPrChange w:id="499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500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501" w:author="Yang, Lisa-JH (shanghai)" w:date="2021-01-27T16:25:00Z">
            <w:rPr/>
          </w:rPrChange>
        </w:rPr>
        <w:t>9</w:t>
      </w:r>
      <w:r w:rsidRPr="00D305AF">
        <w:rPr>
          <w:rFonts w:ascii="Arial" w:hAnsi="Arial" w:cs="Arial"/>
          <w:rPrChange w:id="502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503" w:author="Yang, Lisa-JH (shanghai)" w:date="2021-01-27T16:25:00Z">
            <w:rPr/>
          </w:rPrChange>
        </w:rPr>
        <w:fldChar w:fldCharType="end"/>
      </w:r>
    </w:p>
    <w:p w14:paraId="006DA8E6" w14:textId="77777777" w:rsidR="00AB1012" w:rsidRPr="00D305AF" w:rsidRDefault="002F6370">
      <w:pPr>
        <w:pStyle w:val="TOC3"/>
        <w:tabs>
          <w:tab w:val="right" w:leader="dot" w:pos="9752"/>
        </w:tabs>
        <w:rPr>
          <w:rFonts w:ascii="Arial" w:hAnsi="Arial" w:cs="Arial"/>
          <w:rPrChange w:id="504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505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506" w:author="Yang, Lisa-JH (shanghai)" w:date="2021-01-27T16:25:00Z">
            <w:rPr/>
          </w:rPrChange>
        </w:rPr>
        <w:instrText xml:space="preserve"> HYPERLINK \l _Toc20423 </w:instrText>
      </w:r>
      <w:r w:rsidRPr="00D305AF">
        <w:rPr>
          <w:rFonts w:ascii="Arial" w:hAnsi="Arial" w:cs="Arial"/>
          <w:rPrChange w:id="507" w:author="Yang, Lisa-JH (shanghai)" w:date="2021-01-27T16:25:00Z">
            <w:rPr/>
          </w:rPrChange>
        </w:rPr>
        <w:fldChar w:fldCharType="separate"/>
      </w:r>
      <w:r w:rsidRPr="00D305AF">
        <w:rPr>
          <w:rFonts w:ascii="Arial" w:eastAsia="微软雅黑" w:hAnsi="Arial" w:cs="Arial"/>
          <w:rPrChange w:id="508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3.3.3 </w:t>
      </w:r>
      <w:r w:rsidRPr="00D305AF">
        <w:rPr>
          <w:rFonts w:ascii="Arial" w:eastAsia="微软雅黑" w:hAnsi="Arial" w:cs="Arial" w:hint="eastAsia"/>
          <w:rPrChange w:id="509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软件详细设计</w:t>
      </w:r>
      <w:r w:rsidRPr="00D305AF">
        <w:rPr>
          <w:rFonts w:ascii="Arial" w:eastAsia="微软雅黑" w:hAnsi="Arial" w:cs="Arial"/>
          <w:rPrChange w:id="510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Software Detail Design</w:t>
      </w:r>
      <w:r w:rsidRPr="00D305AF">
        <w:rPr>
          <w:rFonts w:ascii="Arial" w:hAnsi="Arial" w:cs="Arial"/>
          <w:rPrChange w:id="511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512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513" w:author="Yang, Lisa-JH (shanghai)" w:date="2021-01-27T16:25:00Z">
            <w:rPr/>
          </w:rPrChange>
        </w:rPr>
        <w:instrText xml:space="preserve"> PAGEREF _Toc20423 \h </w:instrText>
      </w:r>
      <w:r w:rsidRPr="00D305AF">
        <w:rPr>
          <w:rFonts w:ascii="Arial" w:hAnsi="Arial" w:cs="Arial"/>
          <w:rPrChange w:id="514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515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516" w:author="Yang, Lisa-JH (shanghai)" w:date="2021-01-27T16:25:00Z">
            <w:rPr/>
          </w:rPrChange>
        </w:rPr>
        <w:t>11</w:t>
      </w:r>
      <w:r w:rsidRPr="00D305AF">
        <w:rPr>
          <w:rFonts w:ascii="Arial" w:hAnsi="Arial" w:cs="Arial"/>
          <w:rPrChange w:id="517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518" w:author="Yang, Lisa-JH (shanghai)" w:date="2021-01-27T16:25:00Z">
            <w:rPr/>
          </w:rPrChange>
        </w:rPr>
        <w:fldChar w:fldCharType="end"/>
      </w:r>
    </w:p>
    <w:p w14:paraId="09F533EF" w14:textId="77777777" w:rsidR="00AB1012" w:rsidRPr="00D305AF" w:rsidRDefault="002F6370">
      <w:pPr>
        <w:pStyle w:val="TOC3"/>
        <w:tabs>
          <w:tab w:val="right" w:leader="dot" w:pos="9752"/>
        </w:tabs>
        <w:rPr>
          <w:rFonts w:ascii="Arial" w:hAnsi="Arial" w:cs="Arial"/>
          <w:rPrChange w:id="519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520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521" w:author="Yang, Lisa-JH (shanghai)" w:date="2021-01-27T16:25:00Z">
            <w:rPr/>
          </w:rPrChange>
        </w:rPr>
        <w:instrText xml:space="preserve"> HYPERLINK \l _Toc27165 </w:instrText>
      </w:r>
      <w:r w:rsidRPr="00D305AF">
        <w:rPr>
          <w:rFonts w:ascii="Arial" w:hAnsi="Arial" w:cs="Arial"/>
          <w:rPrChange w:id="522" w:author="Yang, Lisa-JH (shanghai)" w:date="2021-01-27T16:25:00Z">
            <w:rPr/>
          </w:rPrChange>
        </w:rPr>
        <w:fldChar w:fldCharType="separate"/>
      </w:r>
      <w:r w:rsidRPr="00D305AF">
        <w:rPr>
          <w:rFonts w:ascii="Arial" w:eastAsia="微软雅黑" w:hAnsi="Arial" w:cs="Arial"/>
          <w:rPrChange w:id="523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3.3.4 </w:t>
      </w:r>
      <w:r w:rsidRPr="00D305AF">
        <w:rPr>
          <w:rFonts w:ascii="Arial" w:eastAsia="微软雅黑" w:hAnsi="Arial" w:cs="Arial" w:hint="eastAsia"/>
          <w:rPrChange w:id="524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软件代码</w:t>
      </w:r>
      <w:r w:rsidRPr="00D305AF">
        <w:rPr>
          <w:rFonts w:ascii="Arial" w:eastAsia="微软雅黑" w:hAnsi="Arial" w:cs="Arial"/>
          <w:rPrChange w:id="525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/ Source Code</w:t>
      </w:r>
      <w:r w:rsidRPr="00D305AF">
        <w:rPr>
          <w:rFonts w:ascii="Arial" w:hAnsi="Arial" w:cs="Arial"/>
          <w:rPrChange w:id="526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527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528" w:author="Yang, Lisa-JH (shanghai)" w:date="2021-01-27T16:25:00Z">
            <w:rPr/>
          </w:rPrChange>
        </w:rPr>
        <w:instrText xml:space="preserve"> PAGEREF _Toc27165 \h </w:instrText>
      </w:r>
      <w:r w:rsidRPr="00D305AF">
        <w:rPr>
          <w:rFonts w:ascii="Arial" w:hAnsi="Arial" w:cs="Arial"/>
          <w:rPrChange w:id="529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530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531" w:author="Yang, Lisa-JH (shanghai)" w:date="2021-01-27T16:25:00Z">
            <w:rPr/>
          </w:rPrChange>
        </w:rPr>
        <w:t>11</w:t>
      </w:r>
      <w:r w:rsidRPr="00D305AF">
        <w:rPr>
          <w:rFonts w:ascii="Arial" w:hAnsi="Arial" w:cs="Arial"/>
          <w:rPrChange w:id="532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533" w:author="Yang, Lisa-JH (shanghai)" w:date="2021-01-27T16:25:00Z">
            <w:rPr/>
          </w:rPrChange>
        </w:rPr>
        <w:fldChar w:fldCharType="end"/>
      </w:r>
    </w:p>
    <w:p w14:paraId="1ED60A08" w14:textId="77777777" w:rsidR="00AB1012" w:rsidRPr="00D305AF" w:rsidRDefault="002F6370">
      <w:pPr>
        <w:pStyle w:val="TOC3"/>
        <w:tabs>
          <w:tab w:val="right" w:leader="dot" w:pos="9752"/>
        </w:tabs>
        <w:rPr>
          <w:rFonts w:ascii="Arial" w:hAnsi="Arial" w:cs="Arial"/>
          <w:rPrChange w:id="534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535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536" w:author="Yang, Lisa-JH (shanghai)" w:date="2021-01-27T16:25:00Z">
            <w:rPr/>
          </w:rPrChange>
        </w:rPr>
        <w:instrText xml:space="preserve"> HYPERLINK \l _Toc5845 </w:instrText>
      </w:r>
      <w:r w:rsidRPr="00D305AF">
        <w:rPr>
          <w:rFonts w:ascii="Arial" w:hAnsi="Arial" w:cs="Arial"/>
          <w:rPrChange w:id="537" w:author="Yang, Lisa-JH (shanghai)" w:date="2021-01-27T16:25:00Z">
            <w:rPr/>
          </w:rPrChange>
        </w:rPr>
        <w:fldChar w:fldCharType="separate"/>
      </w:r>
      <w:r w:rsidRPr="00D305AF">
        <w:rPr>
          <w:rFonts w:ascii="Arial" w:eastAsia="微软雅黑" w:hAnsi="Arial" w:cs="Arial"/>
          <w:rPrChange w:id="538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3.3.5 </w:t>
      </w:r>
      <w:r w:rsidRPr="00D305AF">
        <w:rPr>
          <w:rFonts w:ascii="Arial" w:eastAsia="微软雅黑" w:hAnsi="Arial" w:cs="Arial" w:hint="eastAsia"/>
          <w:rPrChange w:id="539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软件单元测试规范（测试用例）</w:t>
      </w:r>
      <w:r w:rsidRPr="00D305AF">
        <w:rPr>
          <w:rFonts w:ascii="Arial" w:eastAsia="微软雅黑" w:hAnsi="Arial" w:cs="Arial"/>
          <w:rPrChange w:id="540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Software Unit Test Specification (Test Case)</w:t>
      </w:r>
      <w:r w:rsidRPr="00D305AF">
        <w:rPr>
          <w:rFonts w:ascii="Arial" w:hAnsi="Arial" w:cs="Arial"/>
          <w:rPrChange w:id="541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542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543" w:author="Yang, Lisa-JH (shanghai)" w:date="2021-01-27T16:25:00Z">
            <w:rPr/>
          </w:rPrChange>
        </w:rPr>
        <w:instrText xml:space="preserve"> PAGEREF _Toc5845 \h </w:instrText>
      </w:r>
      <w:r w:rsidRPr="00D305AF">
        <w:rPr>
          <w:rFonts w:ascii="Arial" w:hAnsi="Arial" w:cs="Arial"/>
          <w:rPrChange w:id="544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545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546" w:author="Yang, Lisa-JH (shanghai)" w:date="2021-01-27T16:25:00Z">
            <w:rPr/>
          </w:rPrChange>
        </w:rPr>
        <w:t>11</w:t>
      </w:r>
      <w:r w:rsidRPr="00D305AF">
        <w:rPr>
          <w:rFonts w:ascii="Arial" w:hAnsi="Arial" w:cs="Arial"/>
          <w:rPrChange w:id="547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548" w:author="Yang, Lisa-JH (shanghai)" w:date="2021-01-27T16:25:00Z">
            <w:rPr/>
          </w:rPrChange>
        </w:rPr>
        <w:fldChar w:fldCharType="end"/>
      </w:r>
    </w:p>
    <w:p w14:paraId="144B8859" w14:textId="77777777" w:rsidR="00AB1012" w:rsidRPr="00D305AF" w:rsidRDefault="002F6370">
      <w:pPr>
        <w:pStyle w:val="TOC3"/>
        <w:tabs>
          <w:tab w:val="right" w:leader="dot" w:pos="9752"/>
        </w:tabs>
        <w:rPr>
          <w:rFonts w:ascii="Arial" w:hAnsi="Arial" w:cs="Arial"/>
          <w:rPrChange w:id="549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550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551" w:author="Yang, Lisa-JH (shanghai)" w:date="2021-01-27T16:25:00Z">
            <w:rPr/>
          </w:rPrChange>
        </w:rPr>
        <w:instrText xml:space="preserve"> HYPERLINK \l _Toc32175 </w:instrText>
      </w:r>
      <w:r w:rsidRPr="00D305AF">
        <w:rPr>
          <w:rFonts w:ascii="Arial" w:hAnsi="Arial" w:cs="Arial"/>
          <w:rPrChange w:id="552" w:author="Yang, Lisa-JH (shanghai)" w:date="2021-01-27T16:25:00Z">
            <w:rPr/>
          </w:rPrChange>
        </w:rPr>
        <w:fldChar w:fldCharType="separate"/>
      </w:r>
      <w:r w:rsidRPr="00D305AF">
        <w:rPr>
          <w:rFonts w:ascii="Arial" w:eastAsia="微软雅黑" w:hAnsi="Arial" w:cs="Arial"/>
          <w:rPrChange w:id="553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3.3.6 </w:t>
      </w:r>
      <w:r w:rsidRPr="00D305AF">
        <w:rPr>
          <w:rFonts w:ascii="Arial" w:eastAsia="微软雅黑" w:hAnsi="Arial" w:cs="Arial" w:hint="eastAsia"/>
          <w:rPrChange w:id="554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软件集成测试规范（测试用例）</w:t>
      </w:r>
      <w:r w:rsidRPr="00D305AF">
        <w:rPr>
          <w:rFonts w:ascii="Arial" w:eastAsia="微软雅黑" w:hAnsi="Arial" w:cs="Arial"/>
          <w:rPrChange w:id="555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Software Integration Test Specification (Test Case)</w:t>
      </w:r>
      <w:r w:rsidRPr="00D305AF">
        <w:rPr>
          <w:rFonts w:ascii="Arial" w:hAnsi="Arial" w:cs="Arial"/>
          <w:rPrChange w:id="556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557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558" w:author="Yang, Lisa-JH (shanghai)" w:date="2021-01-27T16:25:00Z">
            <w:rPr/>
          </w:rPrChange>
        </w:rPr>
        <w:instrText xml:space="preserve"> PAGEREF _Toc32175 \h </w:instrText>
      </w:r>
      <w:r w:rsidRPr="00D305AF">
        <w:rPr>
          <w:rFonts w:ascii="Arial" w:hAnsi="Arial" w:cs="Arial"/>
          <w:rPrChange w:id="559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560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561" w:author="Yang, Lisa-JH (shanghai)" w:date="2021-01-27T16:25:00Z">
            <w:rPr/>
          </w:rPrChange>
        </w:rPr>
        <w:t>11</w:t>
      </w:r>
      <w:r w:rsidRPr="00D305AF">
        <w:rPr>
          <w:rFonts w:ascii="Arial" w:hAnsi="Arial" w:cs="Arial"/>
          <w:rPrChange w:id="562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563" w:author="Yang, Lisa-JH (shanghai)" w:date="2021-01-27T16:25:00Z">
            <w:rPr/>
          </w:rPrChange>
        </w:rPr>
        <w:fldChar w:fldCharType="end"/>
      </w:r>
    </w:p>
    <w:p w14:paraId="30BA7957" w14:textId="77777777" w:rsidR="00AB1012" w:rsidRPr="00D305AF" w:rsidRDefault="002F6370">
      <w:pPr>
        <w:pStyle w:val="TOC3"/>
        <w:tabs>
          <w:tab w:val="right" w:leader="dot" w:pos="9752"/>
        </w:tabs>
        <w:rPr>
          <w:rFonts w:ascii="Arial" w:hAnsi="Arial" w:cs="Arial"/>
          <w:rPrChange w:id="564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565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566" w:author="Yang, Lisa-JH (shanghai)" w:date="2021-01-27T16:25:00Z">
            <w:rPr/>
          </w:rPrChange>
        </w:rPr>
        <w:instrText xml:space="preserve"> HYPERLINK \l _Toc8590 </w:instrText>
      </w:r>
      <w:r w:rsidRPr="00D305AF">
        <w:rPr>
          <w:rFonts w:ascii="Arial" w:hAnsi="Arial" w:cs="Arial"/>
          <w:rPrChange w:id="567" w:author="Yang, Lisa-JH (shanghai)" w:date="2021-01-27T16:25:00Z">
            <w:rPr/>
          </w:rPrChange>
        </w:rPr>
        <w:fldChar w:fldCharType="separate"/>
      </w:r>
      <w:r w:rsidRPr="00D305AF">
        <w:rPr>
          <w:rFonts w:ascii="Arial" w:eastAsia="微软雅黑" w:hAnsi="Arial" w:cs="Arial"/>
          <w:rPrChange w:id="568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3.3.7 </w:t>
      </w:r>
      <w:r w:rsidRPr="00D305AF">
        <w:rPr>
          <w:rFonts w:ascii="Arial" w:eastAsia="微软雅黑" w:hAnsi="Arial" w:cs="Arial" w:hint="eastAsia"/>
          <w:rPrChange w:id="569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嵌入式软件测试规范（测试用例）</w:t>
      </w:r>
      <w:r w:rsidRPr="00D305AF">
        <w:rPr>
          <w:rFonts w:ascii="Arial" w:eastAsia="微软雅黑" w:hAnsi="Arial" w:cs="Arial"/>
          <w:rPrChange w:id="570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Software Test Specification (Test Case)</w:t>
      </w:r>
      <w:r w:rsidRPr="00D305AF">
        <w:rPr>
          <w:rFonts w:ascii="Arial" w:hAnsi="Arial" w:cs="Arial"/>
          <w:rPrChange w:id="571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572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573" w:author="Yang, Lisa-JH (shanghai)" w:date="2021-01-27T16:25:00Z">
            <w:rPr/>
          </w:rPrChange>
        </w:rPr>
        <w:instrText xml:space="preserve"> PAGEREF _Toc8590 \h </w:instrText>
      </w:r>
      <w:r w:rsidRPr="00D305AF">
        <w:rPr>
          <w:rFonts w:ascii="Arial" w:hAnsi="Arial" w:cs="Arial"/>
          <w:rPrChange w:id="574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575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576" w:author="Yang, Lisa-JH (shanghai)" w:date="2021-01-27T16:25:00Z">
            <w:rPr/>
          </w:rPrChange>
        </w:rPr>
        <w:t>11</w:t>
      </w:r>
      <w:r w:rsidRPr="00D305AF">
        <w:rPr>
          <w:rFonts w:ascii="Arial" w:hAnsi="Arial" w:cs="Arial"/>
          <w:rPrChange w:id="577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578" w:author="Yang, Lisa-JH (shanghai)" w:date="2021-01-27T16:25:00Z">
            <w:rPr/>
          </w:rPrChange>
        </w:rPr>
        <w:fldChar w:fldCharType="end"/>
      </w:r>
    </w:p>
    <w:p w14:paraId="7CCDC6DF" w14:textId="77777777" w:rsidR="00AB1012" w:rsidRPr="00D305AF" w:rsidRDefault="002F6370">
      <w:pPr>
        <w:pStyle w:val="TOC2"/>
        <w:tabs>
          <w:tab w:val="right" w:leader="dot" w:pos="9752"/>
        </w:tabs>
        <w:rPr>
          <w:rFonts w:ascii="Arial" w:hAnsi="Arial" w:cs="Arial"/>
          <w:rPrChange w:id="579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580" w:author="Yang, Lisa-JH (shanghai)" w:date="2021-01-27T16:25:00Z">
            <w:rPr/>
          </w:rPrChange>
        </w:rPr>
        <w:lastRenderedPageBreak/>
        <w:fldChar w:fldCharType="begin"/>
      </w:r>
      <w:r w:rsidRPr="00D305AF">
        <w:rPr>
          <w:rFonts w:ascii="Arial" w:hAnsi="Arial" w:cs="Arial"/>
          <w:rPrChange w:id="581" w:author="Yang, Lisa-JH (shanghai)" w:date="2021-01-27T16:25:00Z">
            <w:rPr/>
          </w:rPrChange>
        </w:rPr>
        <w:instrText xml:space="preserve"> HYPERLINK \l _Toc3676 </w:instrText>
      </w:r>
      <w:r w:rsidRPr="00D305AF">
        <w:rPr>
          <w:rFonts w:ascii="Arial" w:hAnsi="Arial" w:cs="Arial"/>
          <w:rPrChange w:id="582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szCs w:val="24"/>
          <w:rPrChange w:id="583" w:author="Yang, Lisa-JH (shanghai)" w:date="2021-01-27T16:25:00Z">
            <w:rPr>
              <w:rFonts w:ascii="Times New Roman" w:hAnsi="Times New Roman"/>
              <w:szCs w:val="24"/>
            </w:rPr>
          </w:rPrChange>
        </w:rPr>
        <w:t xml:space="preserve">3.4 </w:t>
      </w:r>
      <w:r w:rsidRPr="00D305AF">
        <w:rPr>
          <w:rFonts w:ascii="Arial" w:eastAsia="微软雅黑" w:hAnsi="Arial" w:cs="Arial" w:hint="eastAsia"/>
          <w:rPrChange w:id="584" w:author="Yang, Lisa-JH (shanghai)" w:date="2021-01-27T16:25:00Z">
            <w:rPr>
              <w:rFonts w:eastAsia="微软雅黑" w:hint="eastAsia"/>
            </w:rPr>
          </w:rPrChange>
        </w:rPr>
        <w:t>硬件层面的产品开发</w:t>
      </w:r>
      <w:r w:rsidRPr="00D305AF">
        <w:rPr>
          <w:rFonts w:ascii="Arial" w:eastAsia="微软雅黑" w:hAnsi="Arial" w:cs="Arial"/>
          <w:rPrChange w:id="585" w:author="Yang, Lisa-JH (shanghai)" w:date="2021-01-27T16:25:00Z">
            <w:rPr>
              <w:rFonts w:eastAsia="微软雅黑"/>
            </w:rPr>
          </w:rPrChange>
        </w:rPr>
        <w:t xml:space="preserve"> / Produc</w:t>
      </w:r>
      <w:r w:rsidRPr="00D305AF">
        <w:rPr>
          <w:rFonts w:ascii="Arial" w:hAnsi="Arial" w:cs="Arial"/>
          <w:rPrChange w:id="586" w:author="Yang, Lisa-JH (shanghai)" w:date="2021-01-27T16:25:00Z">
            <w:rPr/>
          </w:rPrChange>
        </w:rPr>
        <w:t>t development at the hardware level</w:t>
      </w:r>
      <w:r w:rsidRPr="00D305AF">
        <w:rPr>
          <w:rFonts w:ascii="Arial" w:hAnsi="Arial" w:cs="Arial"/>
          <w:rPrChange w:id="587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588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589" w:author="Yang, Lisa-JH (shanghai)" w:date="2021-01-27T16:25:00Z">
            <w:rPr/>
          </w:rPrChange>
        </w:rPr>
        <w:instrText xml:space="preserve"> PAGEREF _Toc3676 \h </w:instrText>
      </w:r>
      <w:r w:rsidRPr="00D305AF">
        <w:rPr>
          <w:rFonts w:ascii="Arial" w:hAnsi="Arial" w:cs="Arial"/>
          <w:rPrChange w:id="590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591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592" w:author="Yang, Lisa-JH (shanghai)" w:date="2021-01-27T16:25:00Z">
            <w:rPr/>
          </w:rPrChange>
        </w:rPr>
        <w:t>11</w:t>
      </w:r>
      <w:r w:rsidRPr="00D305AF">
        <w:rPr>
          <w:rFonts w:ascii="Arial" w:hAnsi="Arial" w:cs="Arial"/>
          <w:rPrChange w:id="593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594" w:author="Yang, Lisa-JH (shanghai)" w:date="2021-01-27T16:25:00Z">
            <w:rPr/>
          </w:rPrChange>
        </w:rPr>
        <w:fldChar w:fldCharType="end"/>
      </w:r>
    </w:p>
    <w:p w14:paraId="7D534D69" w14:textId="77777777" w:rsidR="00AB1012" w:rsidRPr="00D305AF" w:rsidRDefault="002F6370">
      <w:pPr>
        <w:pStyle w:val="TOC3"/>
        <w:tabs>
          <w:tab w:val="right" w:leader="dot" w:pos="9752"/>
        </w:tabs>
        <w:rPr>
          <w:rFonts w:ascii="Arial" w:hAnsi="Arial" w:cs="Arial"/>
          <w:rPrChange w:id="595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596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597" w:author="Yang, Lisa-JH (shanghai)" w:date="2021-01-27T16:25:00Z">
            <w:rPr/>
          </w:rPrChange>
        </w:rPr>
        <w:instrText xml:space="preserve"> HYPERLINK \l _Toc22948 </w:instrText>
      </w:r>
      <w:r w:rsidRPr="00D305AF">
        <w:rPr>
          <w:rFonts w:ascii="Arial" w:hAnsi="Arial" w:cs="Arial"/>
          <w:rPrChange w:id="598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599" w:author="Yang, Lisa-JH (shanghai)" w:date="2021-01-27T16:25:00Z">
            <w:rPr/>
          </w:rPrChange>
        </w:rPr>
        <w:t xml:space="preserve">3.4.1 </w:t>
      </w:r>
      <w:r w:rsidRPr="00D305AF">
        <w:rPr>
          <w:rFonts w:ascii="Arial" w:hAnsi="Arial" w:cs="Arial" w:hint="eastAsia"/>
          <w:rPrChange w:id="600" w:author="Yang, Lisa-JH (shanghai)" w:date="2021-01-27T16:25:00Z">
            <w:rPr>
              <w:rFonts w:hint="eastAsia"/>
            </w:rPr>
          </w:rPrChange>
        </w:rPr>
        <w:t>硬件需求规约</w:t>
      </w:r>
      <w:r w:rsidRPr="00D305AF">
        <w:rPr>
          <w:rFonts w:ascii="Arial" w:hAnsi="Arial" w:cs="Arial"/>
          <w:rPrChange w:id="601" w:author="Yang, Lisa-JH (shanghai)" w:date="2021-01-27T16:25:00Z">
            <w:rPr/>
          </w:rPrChange>
        </w:rPr>
        <w:t xml:space="preserve"> / Hardware Safety Requirement</w:t>
      </w:r>
      <w:r w:rsidRPr="00D305AF">
        <w:rPr>
          <w:rFonts w:ascii="Arial" w:hAnsi="Arial" w:cs="Arial"/>
          <w:rPrChange w:id="602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603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604" w:author="Yang, Lisa-JH (shanghai)" w:date="2021-01-27T16:25:00Z">
            <w:rPr/>
          </w:rPrChange>
        </w:rPr>
        <w:instrText xml:space="preserve"> PAGEREF _Toc22948 \h </w:instrText>
      </w:r>
      <w:r w:rsidRPr="00D305AF">
        <w:rPr>
          <w:rFonts w:ascii="Arial" w:hAnsi="Arial" w:cs="Arial"/>
          <w:rPrChange w:id="605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606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607" w:author="Yang, Lisa-JH (shanghai)" w:date="2021-01-27T16:25:00Z">
            <w:rPr/>
          </w:rPrChange>
        </w:rPr>
        <w:t>11</w:t>
      </w:r>
      <w:r w:rsidRPr="00D305AF">
        <w:rPr>
          <w:rFonts w:ascii="Arial" w:hAnsi="Arial" w:cs="Arial"/>
          <w:rPrChange w:id="608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609" w:author="Yang, Lisa-JH (shanghai)" w:date="2021-01-27T16:25:00Z">
            <w:rPr/>
          </w:rPrChange>
        </w:rPr>
        <w:fldChar w:fldCharType="end"/>
      </w:r>
    </w:p>
    <w:p w14:paraId="7FCDA90E" w14:textId="77777777" w:rsidR="00AB1012" w:rsidRPr="00D305AF" w:rsidRDefault="002F6370">
      <w:pPr>
        <w:pStyle w:val="TOC3"/>
        <w:tabs>
          <w:tab w:val="right" w:leader="dot" w:pos="9752"/>
        </w:tabs>
        <w:rPr>
          <w:rFonts w:ascii="Arial" w:hAnsi="Arial" w:cs="Arial"/>
          <w:rPrChange w:id="610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611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612" w:author="Yang, Lisa-JH (shanghai)" w:date="2021-01-27T16:25:00Z">
            <w:rPr/>
          </w:rPrChange>
        </w:rPr>
        <w:instrText xml:space="preserve"> HYPERLINK \l _Toc12772 </w:instrText>
      </w:r>
      <w:r w:rsidRPr="00D305AF">
        <w:rPr>
          <w:rFonts w:ascii="Arial" w:hAnsi="Arial" w:cs="Arial"/>
          <w:rPrChange w:id="613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614" w:author="Yang, Lisa-JH (shanghai)" w:date="2021-01-27T16:25:00Z">
            <w:rPr/>
          </w:rPrChange>
        </w:rPr>
        <w:t xml:space="preserve">3.4.2 </w:t>
      </w:r>
      <w:r w:rsidRPr="00D305AF">
        <w:rPr>
          <w:rFonts w:ascii="Arial" w:hAnsi="Arial" w:cs="Arial" w:hint="eastAsia"/>
          <w:rPrChange w:id="615" w:author="Yang, Lisa-JH (shanghai)" w:date="2021-01-27T16:25:00Z">
            <w:rPr>
              <w:rFonts w:hint="eastAsia"/>
            </w:rPr>
          </w:rPrChange>
        </w:rPr>
        <w:t>硬件设计</w:t>
      </w:r>
      <w:r w:rsidRPr="00D305AF">
        <w:rPr>
          <w:rFonts w:ascii="Arial" w:hAnsi="Arial" w:cs="Arial"/>
          <w:rPrChange w:id="616" w:author="Yang, Lisa-JH (shanghai)" w:date="2021-01-27T16:25:00Z">
            <w:rPr/>
          </w:rPrChange>
        </w:rPr>
        <w:t xml:space="preserve"> / Hardware Design</w:t>
      </w:r>
      <w:r w:rsidRPr="00D305AF">
        <w:rPr>
          <w:rFonts w:ascii="Arial" w:hAnsi="Arial" w:cs="Arial"/>
          <w:rPrChange w:id="617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618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619" w:author="Yang, Lisa-JH (shanghai)" w:date="2021-01-27T16:25:00Z">
            <w:rPr/>
          </w:rPrChange>
        </w:rPr>
        <w:instrText xml:space="preserve"> PAGEREF _Toc12772 \h </w:instrText>
      </w:r>
      <w:r w:rsidRPr="00D305AF">
        <w:rPr>
          <w:rFonts w:ascii="Arial" w:hAnsi="Arial" w:cs="Arial"/>
          <w:rPrChange w:id="620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621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622" w:author="Yang, Lisa-JH (shanghai)" w:date="2021-01-27T16:25:00Z">
            <w:rPr/>
          </w:rPrChange>
        </w:rPr>
        <w:t>11</w:t>
      </w:r>
      <w:r w:rsidRPr="00D305AF">
        <w:rPr>
          <w:rFonts w:ascii="Arial" w:hAnsi="Arial" w:cs="Arial"/>
          <w:rPrChange w:id="623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624" w:author="Yang, Lisa-JH (shanghai)" w:date="2021-01-27T16:25:00Z">
            <w:rPr/>
          </w:rPrChange>
        </w:rPr>
        <w:fldChar w:fldCharType="end"/>
      </w:r>
    </w:p>
    <w:p w14:paraId="0FDB7E4B" w14:textId="77777777" w:rsidR="00AB1012" w:rsidRPr="00D305AF" w:rsidRDefault="002F6370">
      <w:pPr>
        <w:pStyle w:val="TOC3"/>
        <w:tabs>
          <w:tab w:val="right" w:leader="dot" w:pos="9752"/>
        </w:tabs>
        <w:rPr>
          <w:rFonts w:ascii="Arial" w:hAnsi="Arial" w:cs="Arial"/>
          <w:rPrChange w:id="625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626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627" w:author="Yang, Lisa-JH (shanghai)" w:date="2021-01-27T16:25:00Z">
            <w:rPr/>
          </w:rPrChange>
        </w:rPr>
        <w:instrText xml:space="preserve"> HYPERLINK \l _Toc27975 </w:instrText>
      </w:r>
      <w:r w:rsidRPr="00D305AF">
        <w:rPr>
          <w:rFonts w:ascii="Arial" w:hAnsi="Arial" w:cs="Arial"/>
          <w:rPrChange w:id="628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629" w:author="Yang, Lisa-JH (shanghai)" w:date="2021-01-27T16:25:00Z">
            <w:rPr/>
          </w:rPrChange>
        </w:rPr>
        <w:t xml:space="preserve">3.4.3 </w:t>
      </w:r>
      <w:r w:rsidRPr="00D305AF">
        <w:rPr>
          <w:rFonts w:ascii="Arial" w:hAnsi="Arial" w:cs="Arial" w:hint="eastAsia"/>
          <w:rPrChange w:id="630" w:author="Yang, Lisa-JH (shanghai)" w:date="2021-01-27T16:25:00Z">
            <w:rPr>
              <w:rFonts w:hint="eastAsia"/>
            </w:rPr>
          </w:rPrChange>
        </w:rPr>
        <w:t>硬件架构指标</w:t>
      </w:r>
      <w:r w:rsidRPr="00D305AF">
        <w:rPr>
          <w:rFonts w:ascii="Arial" w:hAnsi="Arial" w:cs="Arial"/>
          <w:rPrChange w:id="631" w:author="Yang, Lisa-JH (shanghai)" w:date="2021-01-27T16:25:00Z">
            <w:rPr/>
          </w:rPrChange>
        </w:rPr>
        <w:t xml:space="preserve"> / Hardware Architectural Metrics</w:t>
      </w:r>
      <w:r w:rsidRPr="00D305AF">
        <w:rPr>
          <w:rFonts w:ascii="Arial" w:hAnsi="Arial" w:cs="Arial"/>
          <w:rPrChange w:id="632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633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634" w:author="Yang, Lisa-JH (shanghai)" w:date="2021-01-27T16:25:00Z">
            <w:rPr/>
          </w:rPrChange>
        </w:rPr>
        <w:instrText xml:space="preserve"> PAGEREF _Toc27975 \h </w:instrText>
      </w:r>
      <w:r w:rsidRPr="00D305AF">
        <w:rPr>
          <w:rFonts w:ascii="Arial" w:hAnsi="Arial" w:cs="Arial"/>
          <w:rPrChange w:id="635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636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637" w:author="Yang, Lisa-JH (shanghai)" w:date="2021-01-27T16:25:00Z">
            <w:rPr/>
          </w:rPrChange>
        </w:rPr>
        <w:t>11</w:t>
      </w:r>
      <w:r w:rsidRPr="00D305AF">
        <w:rPr>
          <w:rFonts w:ascii="Arial" w:hAnsi="Arial" w:cs="Arial"/>
          <w:rPrChange w:id="638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639" w:author="Yang, Lisa-JH (shanghai)" w:date="2021-01-27T16:25:00Z">
            <w:rPr/>
          </w:rPrChange>
        </w:rPr>
        <w:fldChar w:fldCharType="end"/>
      </w:r>
    </w:p>
    <w:p w14:paraId="7288AEA0" w14:textId="77777777" w:rsidR="00AB1012" w:rsidRPr="00D305AF" w:rsidRDefault="002F6370">
      <w:pPr>
        <w:pStyle w:val="TOC3"/>
        <w:tabs>
          <w:tab w:val="right" w:leader="dot" w:pos="9752"/>
        </w:tabs>
        <w:rPr>
          <w:rFonts w:ascii="Arial" w:hAnsi="Arial" w:cs="Arial"/>
          <w:rPrChange w:id="640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641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642" w:author="Yang, Lisa-JH (shanghai)" w:date="2021-01-27T16:25:00Z">
            <w:rPr/>
          </w:rPrChange>
        </w:rPr>
        <w:instrText xml:space="preserve"> HYPERLINK \l _Toc22376 </w:instrText>
      </w:r>
      <w:r w:rsidRPr="00D305AF">
        <w:rPr>
          <w:rFonts w:ascii="Arial" w:hAnsi="Arial" w:cs="Arial"/>
          <w:rPrChange w:id="643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644" w:author="Yang, Lisa-JH (shanghai)" w:date="2021-01-27T16:25:00Z">
            <w:rPr/>
          </w:rPrChange>
        </w:rPr>
        <w:t xml:space="preserve">3.4.4 </w:t>
      </w:r>
      <w:r w:rsidRPr="00D305AF">
        <w:rPr>
          <w:rFonts w:ascii="Arial" w:hAnsi="Arial" w:cs="Arial" w:hint="eastAsia"/>
          <w:rPrChange w:id="645" w:author="Yang, Lisa-JH (shanghai)" w:date="2021-01-27T16:25:00Z">
            <w:rPr>
              <w:rFonts w:hint="eastAsia"/>
            </w:rPr>
          </w:rPrChange>
        </w:rPr>
        <w:t>随机硬件失效度量</w:t>
      </w:r>
      <w:r w:rsidRPr="00D305AF">
        <w:rPr>
          <w:rFonts w:ascii="Arial" w:hAnsi="Arial" w:cs="Arial"/>
          <w:rPrChange w:id="646" w:author="Yang, Lisa-JH (shanghai)" w:date="2021-01-27T16:25:00Z">
            <w:rPr/>
          </w:rPrChange>
        </w:rPr>
        <w:t xml:space="preserve"> / Evaluation of safety goal violations due to random hardware failures</w:t>
      </w:r>
      <w:r w:rsidRPr="00D305AF">
        <w:rPr>
          <w:rFonts w:ascii="Arial" w:hAnsi="Arial" w:cs="Arial"/>
          <w:rPrChange w:id="647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648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649" w:author="Yang, Lisa-JH (shanghai)" w:date="2021-01-27T16:25:00Z">
            <w:rPr/>
          </w:rPrChange>
        </w:rPr>
        <w:instrText xml:space="preserve"> PAGEREF _Toc22376 \h </w:instrText>
      </w:r>
      <w:r w:rsidRPr="00D305AF">
        <w:rPr>
          <w:rFonts w:ascii="Arial" w:hAnsi="Arial" w:cs="Arial"/>
          <w:rPrChange w:id="650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651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652" w:author="Yang, Lisa-JH (shanghai)" w:date="2021-01-27T16:25:00Z">
            <w:rPr/>
          </w:rPrChange>
        </w:rPr>
        <w:t>11</w:t>
      </w:r>
      <w:r w:rsidRPr="00D305AF">
        <w:rPr>
          <w:rFonts w:ascii="Arial" w:hAnsi="Arial" w:cs="Arial"/>
          <w:rPrChange w:id="653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654" w:author="Yang, Lisa-JH (shanghai)" w:date="2021-01-27T16:25:00Z">
            <w:rPr/>
          </w:rPrChange>
        </w:rPr>
        <w:fldChar w:fldCharType="end"/>
      </w:r>
    </w:p>
    <w:p w14:paraId="00A036DA" w14:textId="77777777" w:rsidR="00AB1012" w:rsidRPr="00D305AF" w:rsidRDefault="002F6370">
      <w:pPr>
        <w:pStyle w:val="TOC3"/>
        <w:tabs>
          <w:tab w:val="right" w:leader="dot" w:pos="9752"/>
        </w:tabs>
        <w:rPr>
          <w:rFonts w:ascii="Arial" w:hAnsi="Arial" w:cs="Arial"/>
          <w:rPrChange w:id="655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656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657" w:author="Yang, Lisa-JH (shanghai)" w:date="2021-01-27T16:25:00Z">
            <w:rPr/>
          </w:rPrChange>
        </w:rPr>
        <w:instrText xml:space="preserve"> HYPERLINK \l _Toc18971 </w:instrText>
      </w:r>
      <w:r w:rsidRPr="00D305AF">
        <w:rPr>
          <w:rFonts w:ascii="Arial" w:hAnsi="Arial" w:cs="Arial"/>
          <w:rPrChange w:id="658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659" w:author="Yang, Lisa-JH (shanghai)" w:date="2021-01-27T16:25:00Z">
            <w:rPr/>
          </w:rPrChange>
        </w:rPr>
        <w:t xml:space="preserve">3.4.5 </w:t>
      </w:r>
      <w:r w:rsidRPr="00D305AF">
        <w:rPr>
          <w:rFonts w:ascii="Arial" w:hAnsi="Arial" w:cs="Arial" w:hint="eastAsia"/>
          <w:rPrChange w:id="660" w:author="Yang, Lisa-JH (shanghai)" w:date="2021-01-27T16:25:00Z">
            <w:rPr>
              <w:rFonts w:hint="eastAsia"/>
            </w:rPr>
          </w:rPrChange>
        </w:rPr>
        <w:t>硬件集成测试规范（测试用例）</w:t>
      </w:r>
      <w:r w:rsidRPr="00D305AF">
        <w:rPr>
          <w:rFonts w:ascii="Arial" w:hAnsi="Arial" w:cs="Arial"/>
          <w:rPrChange w:id="661" w:author="Yang, Lisa-JH (shanghai)" w:date="2021-01-27T16:25:00Z">
            <w:rPr/>
          </w:rPrChange>
        </w:rPr>
        <w:t>/ Hardware Integration Test Specification (Test Case)</w:t>
      </w:r>
      <w:r w:rsidRPr="00D305AF">
        <w:rPr>
          <w:rFonts w:ascii="Arial" w:hAnsi="Arial" w:cs="Arial"/>
          <w:rPrChange w:id="662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663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664" w:author="Yang, Lisa-JH (shanghai)" w:date="2021-01-27T16:25:00Z">
            <w:rPr/>
          </w:rPrChange>
        </w:rPr>
        <w:instrText xml:space="preserve"> PAGEREF _Toc18971 \h </w:instrText>
      </w:r>
      <w:r w:rsidRPr="00D305AF">
        <w:rPr>
          <w:rFonts w:ascii="Arial" w:hAnsi="Arial" w:cs="Arial"/>
          <w:rPrChange w:id="665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666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667" w:author="Yang, Lisa-JH (shanghai)" w:date="2021-01-27T16:25:00Z">
            <w:rPr/>
          </w:rPrChange>
        </w:rPr>
        <w:t>11</w:t>
      </w:r>
      <w:r w:rsidRPr="00D305AF">
        <w:rPr>
          <w:rFonts w:ascii="Arial" w:hAnsi="Arial" w:cs="Arial"/>
          <w:rPrChange w:id="668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669" w:author="Yang, Lisa-JH (shanghai)" w:date="2021-01-27T16:25:00Z">
            <w:rPr/>
          </w:rPrChange>
        </w:rPr>
        <w:fldChar w:fldCharType="end"/>
      </w:r>
    </w:p>
    <w:p w14:paraId="1D64ED17" w14:textId="77777777" w:rsidR="00AB1012" w:rsidRPr="00D305AF" w:rsidRDefault="002F6370">
      <w:pPr>
        <w:pStyle w:val="TOC1"/>
        <w:tabs>
          <w:tab w:val="clear" w:pos="420"/>
          <w:tab w:val="clear" w:pos="9742"/>
          <w:tab w:val="right" w:leader="dot" w:pos="9752"/>
        </w:tabs>
        <w:rPr>
          <w:rFonts w:ascii="Arial" w:hAnsi="Arial" w:cs="Arial"/>
          <w:rPrChange w:id="670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671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672" w:author="Yang, Lisa-JH (shanghai)" w:date="2021-01-27T16:25:00Z">
            <w:rPr/>
          </w:rPrChange>
        </w:rPr>
        <w:instrText xml:space="preserve"> HYPERLINK \l _Toc3312 </w:instrText>
      </w:r>
      <w:r w:rsidRPr="00D305AF">
        <w:rPr>
          <w:rFonts w:ascii="Arial" w:hAnsi="Arial" w:cs="Arial"/>
          <w:rPrChange w:id="673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674" w:author="Yang, Lisa-JH (shanghai)" w:date="2021-01-27T16:25:00Z">
            <w:rPr/>
          </w:rPrChange>
        </w:rPr>
        <w:t xml:space="preserve">4 </w:t>
      </w:r>
      <w:r w:rsidRPr="00D305AF">
        <w:rPr>
          <w:rFonts w:ascii="Arial" w:hAnsi="Arial" w:cs="Arial" w:hint="eastAsia"/>
          <w:rPrChange w:id="675" w:author="Yang, Lisa-JH (shanghai)" w:date="2021-01-27T16:25:00Z">
            <w:rPr>
              <w:rFonts w:hint="eastAsia"/>
            </w:rPr>
          </w:rPrChange>
        </w:rPr>
        <w:t>测试类的验证活动策略</w:t>
      </w:r>
      <w:r w:rsidRPr="00D305AF">
        <w:rPr>
          <w:rFonts w:ascii="Arial" w:hAnsi="Arial" w:cs="Arial"/>
          <w:rPrChange w:id="676" w:author="Yang, Lisa-JH (shanghai)" w:date="2021-01-27T16:25:00Z">
            <w:rPr/>
          </w:rPrChange>
        </w:rPr>
        <w:t xml:space="preserve"> / Verification Strategy for testing activities</w:t>
      </w:r>
      <w:r w:rsidRPr="00D305AF">
        <w:rPr>
          <w:rFonts w:ascii="Arial" w:hAnsi="Arial" w:cs="Arial"/>
          <w:rPrChange w:id="677" w:author="Yang, Lisa-JH (shanghai)" w:date="2021-01-27T16:25:00Z">
            <w:rPr/>
          </w:rPrChange>
        </w:rPr>
        <w:tab/>
      </w:r>
      <w:r w:rsidRPr="00D305AF">
        <w:rPr>
          <w:rFonts w:ascii="Arial" w:hAnsi="Arial" w:cs="Arial"/>
          <w:rPrChange w:id="678" w:author="Yang, Lisa-JH (shanghai)" w:date="2021-01-27T16:25:00Z">
            <w:rPr/>
          </w:rPrChange>
        </w:rPr>
        <w:fldChar w:fldCharType="begin"/>
      </w:r>
      <w:r w:rsidRPr="00D305AF">
        <w:rPr>
          <w:rFonts w:ascii="Arial" w:hAnsi="Arial" w:cs="Arial"/>
          <w:rPrChange w:id="679" w:author="Yang, Lisa-JH (shanghai)" w:date="2021-01-27T16:25:00Z">
            <w:rPr/>
          </w:rPrChange>
        </w:rPr>
        <w:instrText xml:space="preserve"> PAGEREF _Toc3312 \h </w:instrText>
      </w:r>
      <w:r w:rsidRPr="00D305AF">
        <w:rPr>
          <w:rFonts w:ascii="Arial" w:hAnsi="Arial" w:cs="Arial"/>
          <w:rPrChange w:id="680" w:author="Yang, Lisa-JH (shanghai)" w:date="2021-01-27T16:25:00Z">
            <w:rPr>
              <w:rFonts w:ascii="Arial" w:hAnsi="Arial" w:cs="Arial"/>
            </w:rPr>
          </w:rPrChange>
        </w:rPr>
      </w:r>
      <w:r w:rsidRPr="00D305AF">
        <w:rPr>
          <w:rFonts w:ascii="Arial" w:hAnsi="Arial" w:cs="Arial"/>
          <w:rPrChange w:id="681" w:author="Yang, Lisa-JH (shanghai)" w:date="2021-01-27T16:25:00Z">
            <w:rPr/>
          </w:rPrChange>
        </w:rPr>
        <w:fldChar w:fldCharType="separate"/>
      </w:r>
      <w:r w:rsidRPr="00D305AF">
        <w:rPr>
          <w:rFonts w:ascii="Arial" w:hAnsi="Arial" w:cs="Arial"/>
          <w:rPrChange w:id="682" w:author="Yang, Lisa-JH (shanghai)" w:date="2021-01-27T16:25:00Z">
            <w:rPr/>
          </w:rPrChange>
        </w:rPr>
        <w:t>12</w:t>
      </w:r>
      <w:r w:rsidRPr="00D305AF">
        <w:rPr>
          <w:rFonts w:ascii="Arial" w:hAnsi="Arial" w:cs="Arial"/>
          <w:rPrChange w:id="683" w:author="Yang, Lisa-JH (shanghai)" w:date="2021-01-27T16:25:00Z">
            <w:rPr/>
          </w:rPrChange>
        </w:rPr>
        <w:fldChar w:fldCharType="end"/>
      </w:r>
      <w:r w:rsidRPr="00D305AF">
        <w:rPr>
          <w:rFonts w:ascii="Arial" w:hAnsi="Arial" w:cs="Arial"/>
          <w:rPrChange w:id="684" w:author="Yang, Lisa-JH (shanghai)" w:date="2021-01-27T16:25:00Z">
            <w:rPr/>
          </w:rPrChange>
        </w:rPr>
        <w:fldChar w:fldCharType="end"/>
      </w:r>
    </w:p>
    <w:p w14:paraId="43E83F0F" w14:textId="77777777" w:rsidR="00AB1012" w:rsidRPr="00D305AF" w:rsidRDefault="002F6370">
      <w:pPr>
        <w:rPr>
          <w:rFonts w:ascii="Arial" w:hAnsi="Arial" w:cs="Arial"/>
          <w:rPrChange w:id="685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686" w:author="Yang, Lisa-JH (shanghai)" w:date="2021-01-27T16:25:00Z">
            <w:rPr/>
          </w:rPrChange>
        </w:rPr>
        <w:fldChar w:fldCharType="end"/>
      </w:r>
    </w:p>
    <w:p w14:paraId="3FC7EE2A" w14:textId="77777777" w:rsidR="00AB1012" w:rsidRPr="00D305AF" w:rsidRDefault="00AB1012">
      <w:pPr>
        <w:rPr>
          <w:rFonts w:ascii="Arial" w:hAnsi="Arial" w:cs="Arial"/>
          <w:rPrChange w:id="687" w:author="Yang, Lisa-JH (shanghai)" w:date="2021-01-27T16:25:00Z">
            <w:rPr/>
          </w:rPrChange>
        </w:rPr>
      </w:pPr>
    </w:p>
    <w:p w14:paraId="74089CF8" w14:textId="77777777" w:rsidR="00AB1012" w:rsidRPr="00D305AF" w:rsidRDefault="00AB1012">
      <w:pPr>
        <w:rPr>
          <w:rFonts w:ascii="Arial" w:hAnsi="Arial" w:cs="Arial"/>
          <w:rPrChange w:id="688" w:author="Yang, Lisa-JH (shanghai)" w:date="2021-01-27T16:25:00Z">
            <w:rPr/>
          </w:rPrChange>
        </w:rPr>
      </w:pPr>
    </w:p>
    <w:p w14:paraId="097ABC86" w14:textId="77777777" w:rsidR="00AB1012" w:rsidRPr="00D305AF" w:rsidRDefault="002F6370">
      <w:pPr>
        <w:rPr>
          <w:rFonts w:ascii="Arial" w:hAnsi="Arial" w:cs="Arial"/>
          <w:sz w:val="24"/>
          <w:szCs w:val="24"/>
          <w:rPrChange w:id="689" w:author="Yang, Lisa-JH (shanghai)" w:date="2021-01-27T16:25:00Z">
            <w:rPr>
              <w:sz w:val="24"/>
              <w:szCs w:val="24"/>
            </w:rPr>
          </w:rPrChange>
        </w:rPr>
      </w:pPr>
      <w:r w:rsidRPr="00D305AF">
        <w:rPr>
          <w:rFonts w:ascii="Arial" w:hAnsi="Arial" w:cs="Arial"/>
          <w:rPrChange w:id="690" w:author="Yang, Lisa-JH (shanghai)" w:date="2021-01-27T16:25:00Z">
            <w:rPr/>
          </w:rPrChange>
        </w:rPr>
        <w:br w:type="page"/>
      </w:r>
    </w:p>
    <w:p w14:paraId="449F1FD8" w14:textId="77777777" w:rsidR="00AB1012" w:rsidRPr="00D305AF" w:rsidRDefault="002F6370">
      <w:pPr>
        <w:pStyle w:val="1"/>
        <w:keepNext/>
        <w:widowControl/>
        <w:snapToGrid/>
        <w:spacing w:beforeLines="0" w:before="180" w:after="120" w:line="240" w:lineRule="auto"/>
        <w:ind w:hanging="432"/>
        <w:jc w:val="left"/>
        <w:rPr>
          <w:rFonts w:ascii="Arial" w:hAnsi="Arial" w:cs="Arial"/>
          <w:rPrChange w:id="691" w:author="Yang, Lisa-JH (shanghai)" w:date="2021-01-27T16:25:00Z">
            <w:rPr/>
          </w:rPrChange>
        </w:rPr>
      </w:pPr>
      <w:bookmarkStart w:id="692" w:name="_Toc512252621"/>
      <w:bookmarkStart w:id="693" w:name="_Toc5918"/>
      <w:bookmarkStart w:id="694" w:name="_Toc512244351"/>
      <w:r w:rsidRPr="00D305AF">
        <w:rPr>
          <w:rFonts w:ascii="Arial" w:hAnsi="Arial" w:cs="Arial" w:hint="eastAsia"/>
          <w:rPrChange w:id="695" w:author="Yang, Lisa-JH (shanghai)" w:date="2021-01-27T16:25:00Z">
            <w:rPr>
              <w:rFonts w:hint="eastAsia"/>
            </w:rPr>
          </w:rPrChange>
        </w:rPr>
        <w:lastRenderedPageBreak/>
        <w:t>概要说明</w:t>
      </w:r>
      <w:r w:rsidRPr="00D305AF">
        <w:rPr>
          <w:rFonts w:ascii="Arial" w:hAnsi="Arial" w:cs="Arial"/>
          <w:rPrChange w:id="696" w:author="Yang, Lisa-JH (shanghai)" w:date="2021-01-27T16:25:00Z">
            <w:rPr/>
          </w:rPrChange>
        </w:rPr>
        <w:t xml:space="preserve">General </w:t>
      </w:r>
      <w:bookmarkEnd w:id="692"/>
      <w:r w:rsidRPr="00D305AF">
        <w:rPr>
          <w:rFonts w:ascii="Arial" w:hAnsi="Arial" w:cs="Arial"/>
          <w:rPrChange w:id="697" w:author="Yang, Lisa-JH (shanghai)" w:date="2021-01-27T16:25:00Z">
            <w:rPr/>
          </w:rPrChange>
        </w:rPr>
        <w:t>Information</w:t>
      </w:r>
      <w:bookmarkEnd w:id="693"/>
    </w:p>
    <w:p w14:paraId="27958008" w14:textId="77777777" w:rsidR="00AB1012" w:rsidRPr="00D305AF" w:rsidRDefault="002F6370">
      <w:pPr>
        <w:pStyle w:val="2"/>
        <w:keepNext/>
        <w:keepLines/>
        <w:widowControl/>
        <w:tabs>
          <w:tab w:val="left" w:pos="1002"/>
        </w:tabs>
        <w:spacing w:before="180" w:afterLines="0" w:after="120"/>
        <w:ind w:leftChars="118" w:left="824" w:hanging="576"/>
        <w:rPr>
          <w:rFonts w:ascii="Arial" w:eastAsia="微软雅黑" w:hAnsi="Arial" w:cs="Arial"/>
          <w:caps/>
          <w:rPrChange w:id="698" w:author="Yang, Lisa-JH (shanghai)" w:date="2021-01-27T16:25:00Z">
            <w:rPr>
              <w:rFonts w:ascii="微软雅黑" w:eastAsia="微软雅黑" w:hAnsi="微软雅黑"/>
              <w:caps/>
            </w:rPr>
          </w:rPrChange>
        </w:rPr>
      </w:pPr>
      <w:bookmarkStart w:id="699" w:name="_Toc512252622"/>
      <w:bookmarkStart w:id="700" w:name="_Toc32014"/>
      <w:r w:rsidRPr="00D305AF">
        <w:rPr>
          <w:rFonts w:ascii="Arial" w:eastAsia="微软雅黑" w:hAnsi="Arial" w:cs="Arial" w:hint="eastAsia"/>
          <w:rPrChange w:id="701" w:author="Yang, Lisa-JH (shanghai)" w:date="2021-01-27T16:25:00Z">
            <w:rPr>
              <w:rFonts w:ascii="微软雅黑" w:eastAsia="微软雅黑" w:hAnsi="微软雅黑" w:hint="eastAsia"/>
            </w:rPr>
          </w:rPrChange>
        </w:rPr>
        <w:t>文档</w:t>
      </w:r>
      <w:r w:rsidRPr="00D305AF">
        <w:rPr>
          <w:rFonts w:ascii="Arial" w:eastAsia="微软雅黑" w:hAnsi="Arial" w:cs="Arial"/>
          <w:rPrChange w:id="702" w:author="Yang, Lisa-JH (shanghai)" w:date="2021-01-27T16:25:00Z">
            <w:rPr>
              <w:rFonts w:ascii="微软雅黑" w:eastAsia="微软雅黑" w:hAnsi="微软雅黑"/>
            </w:rPr>
          </w:rPrChange>
        </w:rPr>
        <w:t>目的</w:t>
      </w:r>
      <w:r w:rsidRPr="00D305AF">
        <w:rPr>
          <w:rFonts w:ascii="Arial" w:eastAsia="微软雅黑" w:hAnsi="Arial" w:cs="Arial"/>
          <w:rPrChange w:id="703" w:author="Yang, Lisa-JH (shanghai)" w:date="2021-01-27T16:25:00Z">
            <w:rPr>
              <w:rFonts w:ascii="微软雅黑" w:eastAsia="微软雅黑" w:hAnsi="微软雅黑"/>
            </w:rPr>
          </w:rPrChange>
        </w:rPr>
        <w:t xml:space="preserve"> Document Purpose</w:t>
      </w:r>
      <w:bookmarkEnd w:id="699"/>
      <w:bookmarkEnd w:id="700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AB1012" w:rsidRPr="00D305AF" w:rsidDel="007F1CDF" w14:paraId="0A5318EC" w14:textId="6169E8B6">
        <w:trPr>
          <w:del w:id="704" w:author="Yang, Lisa-JH (shanghai)" w:date="2021-01-27T16:11:00Z"/>
        </w:trPr>
        <w:tc>
          <w:tcPr>
            <w:tcW w:w="9576" w:type="dxa"/>
            <w:shd w:val="clear" w:color="auto" w:fill="FFF2CC"/>
          </w:tcPr>
          <w:p w14:paraId="2D5D6F3A" w14:textId="59A0481C" w:rsidR="00AB1012" w:rsidRPr="00D305AF" w:rsidDel="007F1CDF" w:rsidRDefault="002F6370">
            <w:pPr>
              <w:pStyle w:val="a4"/>
              <w:ind w:left="0"/>
              <w:rPr>
                <w:del w:id="705" w:author="Yang, Lisa-JH (shanghai)" w:date="2021-01-27T16:11:00Z"/>
                <w:rFonts w:ascii="Arial" w:eastAsia="微软雅黑" w:hAnsi="Arial" w:cs="Arial"/>
                <w:color w:val="0000FF"/>
                <w:sz w:val="16"/>
                <w:szCs w:val="16"/>
                <w:lang w:eastAsia="zh-CN"/>
                <w:rPrChange w:id="706" w:author="Yang, Lisa-JH (shanghai)" w:date="2021-01-27T16:25:00Z">
                  <w:rPr>
                    <w:del w:id="707" w:author="Yang, Lisa-JH (shanghai)" w:date="2021-01-27T16:11:00Z"/>
                    <w:rFonts w:ascii="Calibri" w:eastAsia="微软雅黑" w:hAnsi="Calibri"/>
                    <w:color w:val="0000FF"/>
                    <w:sz w:val="16"/>
                    <w:szCs w:val="16"/>
                    <w:lang w:eastAsia="zh-CN"/>
                  </w:rPr>
                </w:rPrChange>
              </w:rPr>
            </w:pPr>
            <w:del w:id="708" w:author="Yang, Lisa-JH (shanghai)" w:date="2021-01-27T16:11:00Z">
              <w:r w:rsidRPr="00D305AF" w:rsidDel="007F1CDF">
                <w:rPr>
                  <w:rFonts w:ascii="Arial" w:eastAsia="微软雅黑" w:hAnsi="Arial" w:cs="Arial" w:hint="eastAsia"/>
                  <w:color w:val="0000FF"/>
                  <w:sz w:val="16"/>
                  <w:szCs w:val="16"/>
                  <w:rPrChange w:id="709" w:author="Yang, Lisa-JH (shanghai)" w:date="2021-01-27T16:25:00Z">
                    <w:rPr>
                      <w:rFonts w:eastAsia="微软雅黑" w:hint="eastAsia"/>
                      <w:color w:val="0000FF"/>
                      <w:sz w:val="16"/>
                      <w:szCs w:val="16"/>
                    </w:rPr>
                  </w:rPrChange>
                </w:rPr>
                <w:delText>本节描述</w:delText>
              </w:r>
              <w:r w:rsidRPr="00D305AF" w:rsidDel="007F1CDF">
                <w:rPr>
                  <w:rFonts w:ascii="Arial" w:eastAsia="微软雅黑" w:hAnsi="Arial" w:cs="Arial"/>
                  <w:color w:val="0000FF"/>
                  <w:sz w:val="16"/>
                  <w:szCs w:val="16"/>
                  <w:rPrChange w:id="710" w:author="Yang, Lisa-JH (shanghai)" w:date="2021-01-27T16:25:00Z">
                    <w:rPr>
                      <w:rFonts w:eastAsia="微软雅黑"/>
                      <w:color w:val="0000FF"/>
                      <w:sz w:val="16"/>
                      <w:szCs w:val="16"/>
                    </w:rPr>
                  </w:rPrChange>
                </w:rPr>
                <w:delText>“</w:delText>
              </w:r>
              <w:r w:rsidRPr="00D305AF" w:rsidDel="007F1CDF">
                <w:rPr>
                  <w:rFonts w:ascii="Arial" w:eastAsia="微软雅黑" w:hAnsi="Arial" w:cs="Arial" w:hint="eastAsia"/>
                  <w:color w:val="0000FF"/>
                  <w:sz w:val="16"/>
                  <w:szCs w:val="16"/>
                  <w:rPrChange w:id="711" w:author="Yang, Lisa-JH (shanghai)" w:date="2021-01-27T16:25:00Z">
                    <w:rPr>
                      <w:rFonts w:eastAsia="微软雅黑" w:hint="eastAsia"/>
                      <w:color w:val="0000FF"/>
                      <w:sz w:val="16"/>
                      <w:szCs w:val="16"/>
                    </w:rPr>
                  </w:rPrChange>
                </w:rPr>
                <w:delText>验证策略</w:delText>
              </w:r>
              <w:r w:rsidRPr="00D305AF" w:rsidDel="007F1CDF">
                <w:rPr>
                  <w:rFonts w:ascii="Arial" w:eastAsia="微软雅黑" w:hAnsi="Arial" w:cs="Arial"/>
                  <w:color w:val="0000FF"/>
                  <w:sz w:val="16"/>
                  <w:szCs w:val="16"/>
                  <w:rPrChange w:id="712" w:author="Yang, Lisa-JH (shanghai)" w:date="2021-01-27T16:25:00Z">
                    <w:rPr>
                      <w:rFonts w:eastAsia="微软雅黑"/>
                      <w:color w:val="0000FF"/>
                      <w:sz w:val="16"/>
                      <w:szCs w:val="16"/>
                    </w:rPr>
                  </w:rPrChange>
                </w:rPr>
                <w:delText>”</w:delText>
              </w:r>
              <w:r w:rsidRPr="00D305AF" w:rsidDel="007F1CDF">
                <w:rPr>
                  <w:rFonts w:ascii="Arial" w:eastAsia="微软雅黑" w:hAnsi="Arial" w:cs="Arial" w:hint="eastAsia"/>
                  <w:color w:val="0000FF"/>
                  <w:sz w:val="16"/>
                  <w:szCs w:val="16"/>
                  <w:rPrChange w:id="713" w:author="Yang, Lisa-JH (shanghai)" w:date="2021-01-27T16:25:00Z">
                    <w:rPr>
                      <w:rFonts w:eastAsia="微软雅黑" w:hint="eastAsia"/>
                      <w:color w:val="0000FF"/>
                      <w:sz w:val="16"/>
                      <w:szCs w:val="16"/>
                    </w:rPr>
                  </w:rPrChange>
                </w:rPr>
                <w:delText>的目的</w:delText>
              </w:r>
            </w:del>
          </w:p>
          <w:p w14:paraId="7480C003" w14:textId="1435722D" w:rsidR="00AB1012" w:rsidRPr="00D305AF" w:rsidDel="007F1CDF" w:rsidRDefault="002F6370">
            <w:pPr>
              <w:pStyle w:val="a4"/>
              <w:ind w:left="0"/>
              <w:rPr>
                <w:del w:id="714" w:author="Yang, Lisa-JH (shanghai)" w:date="2021-01-27T16:11:00Z"/>
                <w:rFonts w:ascii="Arial" w:eastAsia="微软雅黑" w:hAnsi="Arial" w:cs="Arial"/>
                <w:color w:val="0000FF"/>
                <w:sz w:val="16"/>
                <w:szCs w:val="16"/>
                <w:lang w:eastAsia="zh-CN"/>
                <w:rPrChange w:id="715" w:author="Yang, Lisa-JH (shanghai)" w:date="2021-01-27T16:25:00Z">
                  <w:rPr>
                    <w:del w:id="716" w:author="Yang, Lisa-JH (shanghai)" w:date="2021-01-27T16:11:00Z"/>
                    <w:rFonts w:ascii="Calibri" w:eastAsia="微软雅黑" w:hAnsi="Calibri"/>
                    <w:color w:val="0000FF"/>
                    <w:sz w:val="16"/>
                    <w:szCs w:val="16"/>
                    <w:lang w:eastAsia="zh-CN"/>
                  </w:rPr>
                </w:rPrChange>
              </w:rPr>
            </w:pPr>
            <w:del w:id="717" w:author="Yang, Lisa-JH (shanghai)" w:date="2021-01-27T16:11:00Z">
              <w:r w:rsidRPr="00D305AF" w:rsidDel="007F1CDF">
                <w:rPr>
                  <w:rFonts w:ascii="Arial" w:eastAsia="微软雅黑" w:hAnsi="Arial" w:cs="Arial" w:hint="eastAsia"/>
                  <w:color w:val="0000FF"/>
                  <w:sz w:val="16"/>
                  <w:szCs w:val="16"/>
                  <w:rPrChange w:id="718" w:author="Yang, Lisa-JH (shanghai)" w:date="2021-01-27T16:25:00Z">
                    <w:rPr>
                      <w:rFonts w:eastAsia="微软雅黑" w:hint="eastAsia"/>
                      <w:color w:val="0000FF"/>
                      <w:sz w:val="16"/>
                      <w:szCs w:val="16"/>
                    </w:rPr>
                  </w:rPrChange>
                </w:rPr>
                <w:delText>例：本文档是项目的验证策略，是项目计划</w:delText>
              </w:r>
              <w:r w:rsidRPr="00D305AF" w:rsidDel="007F1CDF">
                <w:rPr>
                  <w:rFonts w:ascii="Arial" w:eastAsia="微软雅黑" w:hAnsi="Arial" w:cs="Arial"/>
                  <w:color w:val="0000FF"/>
                  <w:sz w:val="16"/>
                  <w:szCs w:val="16"/>
                  <w:rPrChange w:id="719" w:author="Yang, Lisa-JH (shanghai)" w:date="2021-01-27T16:25:00Z">
                    <w:rPr>
                      <w:rFonts w:eastAsia="微软雅黑"/>
                      <w:color w:val="0000FF"/>
                      <w:sz w:val="16"/>
                      <w:szCs w:val="16"/>
                    </w:rPr>
                  </w:rPrChange>
                </w:rPr>
                <w:delText xml:space="preserve"> &amp; </w:delText>
              </w:r>
              <w:r w:rsidRPr="00D305AF" w:rsidDel="007F1CDF">
                <w:rPr>
                  <w:rFonts w:ascii="Arial" w:eastAsia="微软雅黑" w:hAnsi="Arial" w:cs="Arial" w:hint="eastAsia"/>
                  <w:color w:val="0000FF"/>
                  <w:sz w:val="16"/>
                  <w:szCs w:val="16"/>
                  <w:rPrChange w:id="720" w:author="Yang, Lisa-JH (shanghai)" w:date="2021-01-27T16:25:00Z">
                    <w:rPr>
                      <w:rFonts w:eastAsia="微软雅黑" w:hint="eastAsia"/>
                      <w:color w:val="0000FF"/>
                      <w:sz w:val="16"/>
                      <w:szCs w:val="16"/>
                    </w:rPr>
                  </w:rPrChange>
                </w:rPr>
                <w:delText>安全计划的子计划。本文档用以定义待验证的工作产品、验证方法、时机、参与人员等内容。基于本文档，可以进行验证活动的日程安排，日程安排体现在项目的</w:delText>
              </w:r>
              <w:r w:rsidRPr="00D305AF" w:rsidDel="007F1CDF">
                <w:rPr>
                  <w:rFonts w:ascii="Arial" w:eastAsia="微软雅黑" w:hAnsi="Arial" w:cs="Arial"/>
                  <w:color w:val="0000FF"/>
                  <w:sz w:val="16"/>
                  <w:szCs w:val="16"/>
                  <w:rPrChange w:id="721" w:author="Yang, Lisa-JH (shanghai)" w:date="2021-01-27T16:25:00Z">
                    <w:rPr>
                      <w:rFonts w:eastAsia="微软雅黑"/>
                      <w:color w:val="0000FF"/>
                      <w:sz w:val="16"/>
                      <w:szCs w:val="16"/>
                    </w:rPr>
                  </w:rPrChange>
                </w:rPr>
                <w:delText>Schedule</w:delText>
              </w:r>
              <w:r w:rsidRPr="00D305AF" w:rsidDel="007F1CDF">
                <w:rPr>
                  <w:rFonts w:ascii="Arial" w:eastAsia="微软雅黑" w:hAnsi="Arial" w:cs="Arial" w:hint="eastAsia"/>
                  <w:color w:val="0000FF"/>
                  <w:sz w:val="16"/>
                  <w:szCs w:val="16"/>
                  <w:rPrChange w:id="722" w:author="Yang, Lisa-JH (shanghai)" w:date="2021-01-27T16:25:00Z">
                    <w:rPr>
                      <w:rFonts w:eastAsia="微软雅黑" w:hint="eastAsia"/>
                      <w:color w:val="0000FF"/>
                      <w:sz w:val="16"/>
                      <w:szCs w:val="16"/>
                    </w:rPr>
                  </w:rPrChange>
                </w:rPr>
                <w:delText>中。</w:delText>
              </w:r>
            </w:del>
          </w:p>
        </w:tc>
      </w:tr>
    </w:tbl>
    <w:p w14:paraId="30EFC384" w14:textId="14D22C79" w:rsidR="00AB1012" w:rsidRPr="00D305AF" w:rsidRDefault="007F1CDF" w:rsidP="00584CA6">
      <w:pPr>
        <w:ind w:leftChars="59" w:left="124" w:firstLine="296"/>
        <w:rPr>
          <w:rFonts w:ascii="Arial" w:hAnsi="Arial" w:cs="Arial"/>
          <w:rPrChange w:id="723" w:author="Yang, Lisa-JH (shanghai)" w:date="2021-01-27T16:25:00Z">
            <w:rPr/>
          </w:rPrChange>
        </w:rPr>
      </w:pPr>
      <w:r w:rsidRPr="00D305AF">
        <w:rPr>
          <w:rFonts w:ascii="Arial" w:hAnsi="Arial" w:cs="Arial" w:hint="eastAsia"/>
          <w:rPrChange w:id="724" w:author="Yang, Lisa-JH (shanghai)" w:date="2021-01-27T16:25:00Z">
            <w:rPr>
              <w:rFonts w:hint="eastAsia"/>
            </w:rPr>
          </w:rPrChange>
        </w:rPr>
        <w:t>本文档是项目的验证策略，是项目计划和安全计划的子计划。本文但定义了公司验证活动和认可评审活动的过程，参与者以及职责描述。</w:t>
      </w:r>
      <w:r w:rsidRPr="00D305AF">
        <w:rPr>
          <w:rFonts w:ascii="Arial" w:hAnsi="Arial" w:cs="Arial" w:hint="eastAsia"/>
          <w:sz w:val="20"/>
          <w:szCs w:val="20"/>
          <w:rPrChange w:id="725" w:author="Yang, Lisa-JH (shanghai)" w:date="2021-01-27T16:25:00Z">
            <w:rPr>
              <w:rFonts w:hint="eastAsia"/>
              <w:sz w:val="20"/>
              <w:szCs w:val="20"/>
            </w:rPr>
          </w:rPrChange>
        </w:rPr>
        <w:t>目的是确保工作产品符合其要求。</w:t>
      </w:r>
    </w:p>
    <w:p w14:paraId="0951D830" w14:textId="0AF0E816" w:rsidR="007F1CDF" w:rsidRPr="00D305AF" w:rsidRDefault="007F1CDF">
      <w:pPr>
        <w:ind w:leftChars="59" w:left="124"/>
        <w:rPr>
          <w:rFonts w:ascii="Arial" w:hAnsi="Arial" w:cs="Arial"/>
          <w:rPrChange w:id="726" w:author="Yang, Lisa-JH (shanghai)" w:date="2021-01-27T16:25:00Z">
            <w:rPr/>
          </w:rPrChange>
        </w:rPr>
      </w:pPr>
      <w:r w:rsidRPr="00D305AF">
        <w:rPr>
          <w:rFonts w:ascii="Arial" w:hAnsi="Arial" w:cs="Arial" w:hint="eastAsia"/>
          <w:rPrChange w:id="727" w:author="Yang, Lisa-JH (shanghai)" w:date="2021-01-27T16:25:00Z">
            <w:rPr>
              <w:rFonts w:hint="eastAsia"/>
            </w:rPr>
          </w:rPrChange>
        </w:rPr>
        <w:t>基于本文档制定验证活动的日程安排，日程安排体现在项目的</w:t>
      </w:r>
      <w:r w:rsidRPr="00D305AF">
        <w:rPr>
          <w:rFonts w:ascii="Arial" w:hAnsi="Arial" w:cs="Arial"/>
          <w:rPrChange w:id="728" w:author="Yang, Lisa-JH (shanghai)" w:date="2021-01-27T16:25:00Z">
            <w:rPr/>
          </w:rPrChange>
        </w:rPr>
        <w:t>schedule</w:t>
      </w:r>
      <w:r w:rsidRPr="00D305AF">
        <w:rPr>
          <w:rFonts w:ascii="Arial" w:hAnsi="Arial" w:cs="Arial" w:hint="eastAsia"/>
          <w:rPrChange w:id="729" w:author="Yang, Lisa-JH (shanghai)" w:date="2021-01-27T16:25:00Z">
            <w:rPr>
              <w:rFonts w:hint="eastAsia"/>
            </w:rPr>
          </w:rPrChange>
        </w:rPr>
        <w:t>中。</w:t>
      </w:r>
    </w:p>
    <w:p w14:paraId="792C781D" w14:textId="77777777" w:rsidR="00AB1012" w:rsidRPr="00D305AF" w:rsidRDefault="002F6370">
      <w:pPr>
        <w:pStyle w:val="2"/>
        <w:keepNext/>
        <w:keepLines/>
        <w:widowControl/>
        <w:tabs>
          <w:tab w:val="left" w:pos="860"/>
        </w:tabs>
        <w:spacing w:before="180" w:afterLines="0" w:after="120"/>
        <w:ind w:leftChars="118" w:left="824" w:hanging="576"/>
        <w:rPr>
          <w:rFonts w:ascii="Arial" w:eastAsia="微软雅黑" w:hAnsi="Arial" w:cs="Arial"/>
          <w:caps/>
          <w:rPrChange w:id="730" w:author="Yang, Lisa-JH (shanghai)" w:date="2021-01-27T16:25:00Z">
            <w:rPr>
              <w:rFonts w:ascii="微软雅黑" w:eastAsia="微软雅黑" w:hAnsi="微软雅黑"/>
              <w:caps/>
            </w:rPr>
          </w:rPrChange>
        </w:rPr>
      </w:pPr>
      <w:bookmarkStart w:id="731" w:name="_Toc512252623"/>
      <w:bookmarkStart w:id="732" w:name="_Toc26164"/>
      <w:r w:rsidRPr="00D305AF">
        <w:rPr>
          <w:rFonts w:ascii="Arial" w:eastAsia="微软雅黑" w:hAnsi="Arial" w:cs="Arial" w:hint="eastAsia"/>
          <w:rPrChange w:id="733" w:author="Yang, Lisa-JH (shanghai)" w:date="2021-01-27T16:25:00Z">
            <w:rPr>
              <w:rFonts w:ascii="微软雅黑" w:eastAsia="微软雅黑" w:hAnsi="微软雅黑" w:hint="eastAsia"/>
            </w:rPr>
          </w:rPrChange>
        </w:rPr>
        <w:t>输入</w:t>
      </w:r>
      <w:r w:rsidRPr="00D305AF">
        <w:rPr>
          <w:rFonts w:ascii="Arial" w:eastAsia="微软雅黑" w:hAnsi="Arial" w:cs="Arial"/>
          <w:rPrChange w:id="734" w:author="Yang, Lisa-JH (shanghai)" w:date="2021-01-27T16:25:00Z">
            <w:rPr>
              <w:rFonts w:ascii="微软雅黑" w:eastAsia="微软雅黑" w:hAnsi="微软雅黑"/>
            </w:rPr>
          </w:rPrChange>
        </w:rPr>
        <w:t>文档</w:t>
      </w:r>
      <w:r w:rsidRPr="00D305AF">
        <w:rPr>
          <w:rFonts w:ascii="Arial" w:eastAsia="微软雅黑" w:hAnsi="Arial" w:cs="Arial"/>
          <w:rPrChange w:id="735" w:author="Yang, Lisa-JH (shanghai)" w:date="2021-01-27T16:25:00Z">
            <w:rPr>
              <w:rFonts w:ascii="微软雅黑" w:eastAsia="微软雅黑" w:hAnsi="微软雅黑"/>
            </w:rPr>
          </w:rPrChange>
        </w:rPr>
        <w:t xml:space="preserve"> / Input Document</w:t>
      </w:r>
      <w:bookmarkEnd w:id="731"/>
      <w:bookmarkEnd w:id="732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AB1012" w:rsidRPr="00D305AF" w14:paraId="44DC5471" w14:textId="77777777">
        <w:tc>
          <w:tcPr>
            <w:tcW w:w="1242" w:type="dxa"/>
            <w:shd w:val="clear" w:color="auto" w:fill="F2F2F2" w:themeFill="background1" w:themeFillShade="F2"/>
          </w:tcPr>
          <w:p w14:paraId="3A08F695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73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737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序号</w:t>
            </w:r>
          </w:p>
          <w:p w14:paraId="04E88A53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73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73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680F3D9C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74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741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文档名称</w:t>
            </w:r>
          </w:p>
          <w:p w14:paraId="2BBB7100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74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74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0EAD2FB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74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745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文档版本</w:t>
            </w:r>
          </w:p>
          <w:p w14:paraId="5BACDA0C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74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747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1135E9A9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74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749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文档日期</w:t>
            </w:r>
          </w:p>
          <w:p w14:paraId="5C51B011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75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75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Date</w:t>
            </w:r>
          </w:p>
        </w:tc>
      </w:tr>
      <w:tr w:rsidR="00AB1012" w:rsidRPr="00D305AF" w14:paraId="76D709AB" w14:textId="77777777">
        <w:tc>
          <w:tcPr>
            <w:tcW w:w="1242" w:type="dxa"/>
            <w:shd w:val="clear" w:color="auto" w:fill="auto"/>
          </w:tcPr>
          <w:p w14:paraId="53A04BD7" w14:textId="46A3CC44" w:rsidR="00AB1012" w:rsidRPr="00D305AF" w:rsidRDefault="00AB1012">
            <w:pPr>
              <w:rPr>
                <w:rFonts w:ascii="Arial" w:hAnsi="Arial" w:cs="Arial"/>
                <w:szCs w:val="21"/>
                <w:rPrChange w:id="752" w:author="Yang, Lisa-JH (shanghai)" w:date="2021-01-27T16:25:00Z">
                  <w:rPr>
                    <w:szCs w:val="21"/>
                  </w:rPr>
                </w:rPrChange>
              </w:rPr>
            </w:pPr>
          </w:p>
        </w:tc>
        <w:tc>
          <w:tcPr>
            <w:tcW w:w="4820" w:type="dxa"/>
            <w:shd w:val="clear" w:color="auto" w:fill="auto"/>
          </w:tcPr>
          <w:p w14:paraId="478A5A4F" w14:textId="343DEC6C" w:rsidR="00AB1012" w:rsidRPr="00D305AF" w:rsidRDefault="00AB1012">
            <w:pPr>
              <w:rPr>
                <w:rFonts w:ascii="Arial" w:hAnsi="Arial" w:cs="Arial"/>
                <w:szCs w:val="21"/>
                <w:rPrChange w:id="753" w:author="Yang, Lisa-JH (shanghai)" w:date="2021-01-27T16:25:00Z">
                  <w:rPr>
                    <w:szCs w:val="21"/>
                  </w:rPr>
                </w:rPrChange>
              </w:rPr>
            </w:pPr>
          </w:p>
        </w:tc>
        <w:tc>
          <w:tcPr>
            <w:tcW w:w="1701" w:type="dxa"/>
            <w:shd w:val="clear" w:color="auto" w:fill="auto"/>
          </w:tcPr>
          <w:p w14:paraId="21B7756C" w14:textId="458C58F8" w:rsidR="00AB1012" w:rsidRPr="00D305AF" w:rsidRDefault="00AB1012">
            <w:pPr>
              <w:rPr>
                <w:rFonts w:ascii="Arial" w:hAnsi="Arial" w:cs="Arial"/>
                <w:szCs w:val="21"/>
                <w:rPrChange w:id="754" w:author="Yang, Lisa-JH (shanghai)" w:date="2021-01-27T16:25:00Z">
                  <w:rPr>
                    <w:szCs w:val="21"/>
                  </w:rPr>
                </w:rPrChange>
              </w:rPr>
            </w:pPr>
          </w:p>
        </w:tc>
        <w:tc>
          <w:tcPr>
            <w:tcW w:w="1813" w:type="dxa"/>
            <w:shd w:val="clear" w:color="auto" w:fill="auto"/>
          </w:tcPr>
          <w:p w14:paraId="16207938" w14:textId="77777777" w:rsidR="00AB1012" w:rsidRPr="00D305AF" w:rsidRDefault="00AB1012">
            <w:pPr>
              <w:rPr>
                <w:rFonts w:ascii="Arial" w:hAnsi="Arial" w:cs="Arial"/>
                <w:szCs w:val="21"/>
                <w:rPrChange w:id="755" w:author="Yang, Lisa-JH (shanghai)" w:date="2021-01-27T16:25:00Z">
                  <w:rPr>
                    <w:szCs w:val="21"/>
                  </w:rPr>
                </w:rPrChange>
              </w:rPr>
            </w:pPr>
          </w:p>
        </w:tc>
      </w:tr>
      <w:tr w:rsidR="00EE038D" w:rsidRPr="00D305AF" w14:paraId="3DD41FF2" w14:textId="77777777">
        <w:trPr>
          <w:ins w:id="756" w:author="Yang, Lisa-JH (shanghai)" w:date="2021-01-27T16:19:00Z"/>
        </w:trPr>
        <w:tc>
          <w:tcPr>
            <w:tcW w:w="1242" w:type="dxa"/>
            <w:shd w:val="clear" w:color="auto" w:fill="auto"/>
          </w:tcPr>
          <w:p w14:paraId="74E7C916" w14:textId="77777777" w:rsidR="00EE038D" w:rsidRPr="00D305AF" w:rsidRDefault="00EE038D">
            <w:pPr>
              <w:rPr>
                <w:ins w:id="757" w:author="Yang, Lisa-JH (shanghai)" w:date="2021-01-27T16:19:00Z"/>
                <w:rFonts w:ascii="Arial" w:hAnsi="Arial" w:cs="Arial"/>
                <w:szCs w:val="21"/>
                <w:rPrChange w:id="758" w:author="Yang, Lisa-JH (shanghai)" w:date="2021-01-27T16:25:00Z">
                  <w:rPr>
                    <w:ins w:id="759" w:author="Yang, Lisa-JH (shanghai)" w:date="2021-01-27T16:19:00Z"/>
                    <w:szCs w:val="21"/>
                  </w:rPr>
                </w:rPrChange>
              </w:rPr>
            </w:pPr>
          </w:p>
        </w:tc>
        <w:tc>
          <w:tcPr>
            <w:tcW w:w="4820" w:type="dxa"/>
            <w:shd w:val="clear" w:color="auto" w:fill="auto"/>
          </w:tcPr>
          <w:p w14:paraId="7B1A4128" w14:textId="14E02F29" w:rsidR="00EE038D" w:rsidRPr="00D305AF" w:rsidRDefault="00EE038D">
            <w:pPr>
              <w:rPr>
                <w:ins w:id="760" w:author="Yang, Lisa-JH (shanghai)" w:date="2021-01-27T16:19:00Z"/>
                <w:rFonts w:ascii="Arial" w:hAnsi="Arial" w:cs="Arial"/>
                <w:szCs w:val="21"/>
                <w:rPrChange w:id="761" w:author="Yang, Lisa-JH (shanghai)" w:date="2021-01-27T16:25:00Z">
                  <w:rPr>
                    <w:ins w:id="762" w:author="Yang, Lisa-JH (shanghai)" w:date="2021-01-27T16:19:00Z"/>
                    <w:szCs w:val="21"/>
                  </w:rPr>
                </w:rPrChange>
              </w:rPr>
            </w:pPr>
          </w:p>
        </w:tc>
        <w:tc>
          <w:tcPr>
            <w:tcW w:w="1701" w:type="dxa"/>
            <w:shd w:val="clear" w:color="auto" w:fill="auto"/>
          </w:tcPr>
          <w:p w14:paraId="39429896" w14:textId="509C3E2D" w:rsidR="00EE038D" w:rsidRPr="00D305AF" w:rsidRDefault="00EE038D">
            <w:pPr>
              <w:rPr>
                <w:ins w:id="763" w:author="Yang, Lisa-JH (shanghai)" w:date="2021-01-27T16:19:00Z"/>
                <w:rFonts w:ascii="Arial" w:hAnsi="Arial" w:cs="Arial"/>
                <w:szCs w:val="21"/>
                <w:rPrChange w:id="764" w:author="Yang, Lisa-JH (shanghai)" w:date="2021-01-27T16:25:00Z">
                  <w:rPr>
                    <w:ins w:id="765" w:author="Yang, Lisa-JH (shanghai)" w:date="2021-01-27T16:19:00Z"/>
                    <w:szCs w:val="21"/>
                  </w:rPr>
                </w:rPrChange>
              </w:rPr>
            </w:pPr>
          </w:p>
        </w:tc>
        <w:tc>
          <w:tcPr>
            <w:tcW w:w="1813" w:type="dxa"/>
            <w:shd w:val="clear" w:color="auto" w:fill="auto"/>
          </w:tcPr>
          <w:p w14:paraId="4AE4927A" w14:textId="77777777" w:rsidR="00EE038D" w:rsidRPr="00D305AF" w:rsidRDefault="00EE038D">
            <w:pPr>
              <w:rPr>
                <w:ins w:id="766" w:author="Yang, Lisa-JH (shanghai)" w:date="2021-01-27T16:19:00Z"/>
                <w:rFonts w:ascii="Arial" w:hAnsi="Arial" w:cs="Arial"/>
                <w:szCs w:val="21"/>
                <w:rPrChange w:id="767" w:author="Yang, Lisa-JH (shanghai)" w:date="2021-01-27T16:25:00Z">
                  <w:rPr>
                    <w:ins w:id="768" w:author="Yang, Lisa-JH (shanghai)" w:date="2021-01-27T16:19:00Z"/>
                    <w:szCs w:val="21"/>
                  </w:rPr>
                </w:rPrChange>
              </w:rPr>
            </w:pPr>
          </w:p>
        </w:tc>
      </w:tr>
      <w:tr w:rsidR="00EE038D" w:rsidRPr="00D305AF" w14:paraId="2D279524" w14:textId="77777777">
        <w:trPr>
          <w:ins w:id="769" w:author="Yang, Lisa-JH (shanghai)" w:date="2021-01-27T16:18:00Z"/>
        </w:trPr>
        <w:tc>
          <w:tcPr>
            <w:tcW w:w="1242" w:type="dxa"/>
            <w:shd w:val="clear" w:color="auto" w:fill="auto"/>
          </w:tcPr>
          <w:p w14:paraId="5A964693" w14:textId="77777777" w:rsidR="00EE038D" w:rsidRPr="00D305AF" w:rsidRDefault="00EE038D">
            <w:pPr>
              <w:rPr>
                <w:ins w:id="770" w:author="Yang, Lisa-JH (shanghai)" w:date="2021-01-27T16:18:00Z"/>
                <w:rFonts w:ascii="Arial" w:hAnsi="Arial" w:cs="Arial"/>
                <w:szCs w:val="21"/>
                <w:rPrChange w:id="771" w:author="Yang, Lisa-JH (shanghai)" w:date="2021-01-27T16:25:00Z">
                  <w:rPr>
                    <w:ins w:id="772" w:author="Yang, Lisa-JH (shanghai)" w:date="2021-01-27T16:18:00Z"/>
                    <w:szCs w:val="21"/>
                  </w:rPr>
                </w:rPrChange>
              </w:rPr>
            </w:pPr>
          </w:p>
        </w:tc>
        <w:tc>
          <w:tcPr>
            <w:tcW w:w="4820" w:type="dxa"/>
            <w:shd w:val="clear" w:color="auto" w:fill="auto"/>
          </w:tcPr>
          <w:p w14:paraId="521E541C" w14:textId="6092B6F5" w:rsidR="00EE038D" w:rsidRPr="00D305AF" w:rsidRDefault="00EE038D">
            <w:pPr>
              <w:rPr>
                <w:ins w:id="773" w:author="Yang, Lisa-JH (shanghai)" w:date="2021-01-27T16:18:00Z"/>
                <w:rFonts w:ascii="Arial" w:hAnsi="Arial" w:cs="Arial"/>
                <w:szCs w:val="21"/>
                <w:rPrChange w:id="774" w:author="Yang, Lisa-JH (shanghai)" w:date="2021-01-27T16:25:00Z">
                  <w:rPr>
                    <w:ins w:id="775" w:author="Yang, Lisa-JH (shanghai)" w:date="2021-01-27T16:18:00Z"/>
                    <w:szCs w:val="21"/>
                  </w:rPr>
                </w:rPrChange>
              </w:rPr>
            </w:pPr>
          </w:p>
        </w:tc>
        <w:tc>
          <w:tcPr>
            <w:tcW w:w="1701" w:type="dxa"/>
            <w:shd w:val="clear" w:color="auto" w:fill="auto"/>
          </w:tcPr>
          <w:p w14:paraId="708DA6C9" w14:textId="77777777" w:rsidR="00EE038D" w:rsidRPr="00D305AF" w:rsidRDefault="00EE038D">
            <w:pPr>
              <w:rPr>
                <w:ins w:id="776" w:author="Yang, Lisa-JH (shanghai)" w:date="2021-01-27T16:18:00Z"/>
                <w:rFonts w:ascii="Arial" w:hAnsi="Arial" w:cs="Arial"/>
                <w:szCs w:val="21"/>
                <w:rPrChange w:id="777" w:author="Yang, Lisa-JH (shanghai)" w:date="2021-01-27T16:25:00Z">
                  <w:rPr>
                    <w:ins w:id="778" w:author="Yang, Lisa-JH (shanghai)" w:date="2021-01-27T16:18:00Z"/>
                    <w:szCs w:val="21"/>
                  </w:rPr>
                </w:rPrChange>
              </w:rPr>
            </w:pPr>
          </w:p>
        </w:tc>
        <w:tc>
          <w:tcPr>
            <w:tcW w:w="1813" w:type="dxa"/>
            <w:shd w:val="clear" w:color="auto" w:fill="auto"/>
          </w:tcPr>
          <w:p w14:paraId="05446D73" w14:textId="77777777" w:rsidR="00EE038D" w:rsidRPr="00D305AF" w:rsidRDefault="00EE038D">
            <w:pPr>
              <w:rPr>
                <w:ins w:id="779" w:author="Yang, Lisa-JH (shanghai)" w:date="2021-01-27T16:18:00Z"/>
                <w:rFonts w:ascii="Arial" w:hAnsi="Arial" w:cs="Arial"/>
                <w:szCs w:val="21"/>
                <w:rPrChange w:id="780" w:author="Yang, Lisa-JH (shanghai)" w:date="2021-01-27T16:25:00Z">
                  <w:rPr>
                    <w:ins w:id="781" w:author="Yang, Lisa-JH (shanghai)" w:date="2021-01-27T16:18:00Z"/>
                    <w:szCs w:val="21"/>
                  </w:rPr>
                </w:rPrChange>
              </w:rPr>
            </w:pPr>
          </w:p>
        </w:tc>
      </w:tr>
      <w:tr w:rsidR="00584CA6" w:rsidRPr="00D305AF" w14:paraId="3D7CAA15" w14:textId="77777777">
        <w:tc>
          <w:tcPr>
            <w:tcW w:w="1242" w:type="dxa"/>
            <w:shd w:val="clear" w:color="auto" w:fill="auto"/>
          </w:tcPr>
          <w:p w14:paraId="2189D266" w14:textId="77777777" w:rsidR="00584CA6" w:rsidRPr="00D305AF" w:rsidRDefault="00584CA6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3F595777" w14:textId="7781C325" w:rsidR="00584CA6" w:rsidRPr="00584CA6" w:rsidRDefault="00584CA6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17D43D9" w14:textId="77777777" w:rsidR="00584CA6" w:rsidRPr="00D305AF" w:rsidRDefault="00584CA6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1DA0D0F3" w14:textId="77777777" w:rsidR="00584CA6" w:rsidRPr="00D305AF" w:rsidRDefault="00584CA6">
            <w:pPr>
              <w:rPr>
                <w:rFonts w:ascii="Arial" w:hAnsi="Arial" w:cs="Arial"/>
                <w:szCs w:val="21"/>
              </w:rPr>
            </w:pPr>
          </w:p>
        </w:tc>
      </w:tr>
      <w:tr w:rsidR="00584CA6" w:rsidRPr="00D305AF" w14:paraId="6788E386" w14:textId="77777777">
        <w:tc>
          <w:tcPr>
            <w:tcW w:w="1242" w:type="dxa"/>
            <w:shd w:val="clear" w:color="auto" w:fill="auto"/>
          </w:tcPr>
          <w:p w14:paraId="18009E23" w14:textId="77777777" w:rsidR="00584CA6" w:rsidRPr="00D305AF" w:rsidRDefault="00584CA6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6ABF726A" w14:textId="48286318" w:rsidR="00584CA6" w:rsidRPr="00584CA6" w:rsidRDefault="00584CA6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D953435" w14:textId="77777777" w:rsidR="00584CA6" w:rsidRPr="00D305AF" w:rsidRDefault="00584CA6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7000BE13" w14:textId="77777777" w:rsidR="00584CA6" w:rsidRPr="00D305AF" w:rsidRDefault="00584CA6">
            <w:pPr>
              <w:rPr>
                <w:rFonts w:ascii="Arial" w:hAnsi="Arial" w:cs="Arial"/>
                <w:szCs w:val="21"/>
              </w:rPr>
            </w:pPr>
          </w:p>
        </w:tc>
      </w:tr>
    </w:tbl>
    <w:p w14:paraId="329AEB65" w14:textId="77777777" w:rsidR="00AB1012" w:rsidRPr="00D305AF" w:rsidRDefault="00AB1012">
      <w:pPr>
        <w:ind w:leftChars="59" w:left="124"/>
        <w:rPr>
          <w:rFonts w:ascii="Arial" w:hAnsi="Arial" w:cs="Arial"/>
          <w:rPrChange w:id="782" w:author="Yang, Lisa-JH (shanghai)" w:date="2021-01-27T16:25:00Z">
            <w:rPr/>
          </w:rPrChange>
        </w:rPr>
      </w:pPr>
    </w:p>
    <w:p w14:paraId="7C454858" w14:textId="77777777" w:rsidR="00AB1012" w:rsidRPr="00D305AF" w:rsidRDefault="002F6370">
      <w:pPr>
        <w:pStyle w:val="2"/>
        <w:keepNext/>
        <w:keepLines/>
        <w:widowControl/>
        <w:tabs>
          <w:tab w:val="left" w:pos="860"/>
        </w:tabs>
        <w:spacing w:before="180" w:afterLines="0" w:after="120"/>
        <w:ind w:leftChars="118" w:left="824" w:hanging="576"/>
        <w:rPr>
          <w:rFonts w:ascii="Arial" w:eastAsia="微软雅黑" w:hAnsi="Arial" w:cs="Arial"/>
          <w:rPrChange w:id="783" w:author="Yang, Lisa-JH (shanghai)" w:date="2021-01-27T16:25:00Z">
            <w:rPr>
              <w:rFonts w:ascii="微软雅黑" w:eastAsia="微软雅黑" w:hAnsi="微软雅黑"/>
            </w:rPr>
          </w:rPrChange>
        </w:rPr>
      </w:pPr>
      <w:bookmarkStart w:id="784" w:name="_Toc28117"/>
      <w:bookmarkStart w:id="785" w:name="_Toc512252624"/>
      <w:r w:rsidRPr="00D305AF">
        <w:rPr>
          <w:rFonts w:ascii="Arial" w:eastAsia="微软雅黑" w:hAnsi="Arial" w:cs="Arial" w:hint="eastAsia"/>
          <w:rPrChange w:id="786" w:author="Yang, Lisa-JH (shanghai)" w:date="2021-01-27T16:25:00Z">
            <w:rPr>
              <w:rFonts w:ascii="微软雅黑" w:eastAsia="微软雅黑" w:hAnsi="微软雅黑" w:hint="eastAsia"/>
            </w:rPr>
          </w:rPrChange>
        </w:rPr>
        <w:t>参考</w:t>
      </w:r>
      <w:r w:rsidRPr="00D305AF">
        <w:rPr>
          <w:rFonts w:ascii="Arial" w:eastAsia="微软雅黑" w:hAnsi="Arial" w:cs="Arial"/>
          <w:rPrChange w:id="787" w:author="Yang, Lisa-JH (shanghai)" w:date="2021-01-27T16:25:00Z">
            <w:rPr>
              <w:rFonts w:ascii="微软雅黑" w:eastAsia="微软雅黑" w:hAnsi="微软雅黑"/>
            </w:rPr>
          </w:rPrChange>
        </w:rPr>
        <w:t>文档</w:t>
      </w:r>
      <w:r w:rsidRPr="00D305AF">
        <w:rPr>
          <w:rFonts w:ascii="Arial" w:eastAsia="微软雅黑" w:hAnsi="Arial" w:cs="Arial"/>
          <w:rPrChange w:id="788" w:author="Yang, Lisa-JH (shanghai)" w:date="2021-01-27T16:25:00Z">
            <w:rPr>
              <w:rFonts w:ascii="微软雅黑" w:eastAsia="微软雅黑" w:hAnsi="微软雅黑"/>
            </w:rPr>
          </w:rPrChange>
        </w:rPr>
        <w:t xml:space="preserve"> / Reference Document</w:t>
      </w:r>
      <w:bookmarkEnd w:id="784"/>
      <w:bookmarkEnd w:id="785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AB1012" w:rsidRPr="00D305AF" w14:paraId="28207DBE" w14:textId="77777777">
        <w:tc>
          <w:tcPr>
            <w:tcW w:w="1242" w:type="dxa"/>
            <w:shd w:val="clear" w:color="auto" w:fill="F2F2F2"/>
          </w:tcPr>
          <w:p w14:paraId="08F56330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78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790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序号</w:t>
            </w:r>
          </w:p>
          <w:p w14:paraId="48EAEECC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79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79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77D7D116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79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794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文档名称</w:t>
            </w:r>
          </w:p>
          <w:p w14:paraId="2D7D360D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79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79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378F4A58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797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798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文档版本</w:t>
            </w:r>
          </w:p>
          <w:p w14:paraId="0F23DF99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79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80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6E45AAF3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80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802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文档日期</w:t>
            </w:r>
          </w:p>
          <w:p w14:paraId="01BC193A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80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80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Date</w:t>
            </w:r>
          </w:p>
        </w:tc>
      </w:tr>
      <w:tr w:rsidR="00AB1012" w:rsidRPr="00D305AF" w14:paraId="5271E8E9" w14:textId="77777777">
        <w:tc>
          <w:tcPr>
            <w:tcW w:w="1242" w:type="dxa"/>
            <w:shd w:val="clear" w:color="auto" w:fill="auto"/>
          </w:tcPr>
          <w:p w14:paraId="0184BA4C" w14:textId="55D872EC" w:rsidR="00AB1012" w:rsidRPr="00D305AF" w:rsidRDefault="00AB1012">
            <w:pPr>
              <w:rPr>
                <w:rFonts w:ascii="Arial" w:hAnsi="Arial" w:cs="Arial"/>
                <w:szCs w:val="21"/>
                <w:rPrChange w:id="805" w:author="Yang, Lisa-JH (shanghai)" w:date="2021-01-27T16:25:00Z">
                  <w:rPr>
                    <w:szCs w:val="21"/>
                  </w:rPr>
                </w:rPrChange>
              </w:rPr>
            </w:pPr>
          </w:p>
        </w:tc>
        <w:tc>
          <w:tcPr>
            <w:tcW w:w="4820" w:type="dxa"/>
            <w:shd w:val="clear" w:color="auto" w:fill="auto"/>
          </w:tcPr>
          <w:p w14:paraId="5BEB98AD" w14:textId="1EC06467" w:rsidR="00AB1012" w:rsidRPr="00D305AF" w:rsidRDefault="00AB1012">
            <w:pPr>
              <w:rPr>
                <w:rFonts w:ascii="Arial" w:hAnsi="Arial" w:cs="Arial"/>
                <w:szCs w:val="21"/>
                <w:rPrChange w:id="806" w:author="Yang, Lisa-JH (shanghai)" w:date="2021-01-27T16:25:00Z">
                  <w:rPr>
                    <w:szCs w:val="21"/>
                  </w:rPr>
                </w:rPrChange>
              </w:rPr>
            </w:pPr>
          </w:p>
        </w:tc>
        <w:tc>
          <w:tcPr>
            <w:tcW w:w="1701" w:type="dxa"/>
            <w:shd w:val="clear" w:color="auto" w:fill="auto"/>
          </w:tcPr>
          <w:p w14:paraId="784CFEFC" w14:textId="5F4CC221" w:rsidR="00AB1012" w:rsidRPr="00D305AF" w:rsidRDefault="00AB1012">
            <w:pPr>
              <w:rPr>
                <w:rFonts w:ascii="Arial" w:hAnsi="Arial" w:cs="Arial"/>
                <w:szCs w:val="21"/>
                <w:rPrChange w:id="807" w:author="Yang, Lisa-JH (shanghai)" w:date="2021-01-27T16:25:00Z">
                  <w:rPr>
                    <w:szCs w:val="21"/>
                  </w:rPr>
                </w:rPrChange>
              </w:rPr>
            </w:pPr>
          </w:p>
        </w:tc>
        <w:tc>
          <w:tcPr>
            <w:tcW w:w="1813" w:type="dxa"/>
            <w:shd w:val="clear" w:color="auto" w:fill="auto"/>
          </w:tcPr>
          <w:p w14:paraId="3CDF028E" w14:textId="276EC372" w:rsidR="00AB1012" w:rsidRPr="00D305AF" w:rsidRDefault="00AB1012">
            <w:pPr>
              <w:rPr>
                <w:rFonts w:ascii="Arial" w:hAnsi="Arial" w:cs="Arial"/>
                <w:szCs w:val="21"/>
                <w:rPrChange w:id="808" w:author="Yang, Lisa-JH (shanghai)" w:date="2021-01-27T16:25:00Z">
                  <w:rPr>
                    <w:szCs w:val="21"/>
                  </w:rPr>
                </w:rPrChange>
              </w:rPr>
            </w:pPr>
          </w:p>
        </w:tc>
      </w:tr>
      <w:tr w:rsidR="0073514A" w:rsidRPr="00D305AF" w14:paraId="3D216041" w14:textId="77777777">
        <w:tc>
          <w:tcPr>
            <w:tcW w:w="1242" w:type="dxa"/>
            <w:shd w:val="clear" w:color="auto" w:fill="auto"/>
          </w:tcPr>
          <w:p w14:paraId="76DD4EA7" w14:textId="77777777" w:rsidR="0073514A" w:rsidRPr="00D305AF" w:rsidRDefault="0073514A" w:rsidP="0073514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231F49C4" w14:textId="6BBDA7B7" w:rsidR="0073514A" w:rsidRPr="00D305AF" w:rsidRDefault="0073514A" w:rsidP="0073514A">
            <w:pPr>
              <w:rPr>
                <w:rFonts w:ascii="Arial" w:hAnsi="Arial" w:cs="Arial"/>
                <w:color w:val="000000" w:themeColor="text1"/>
                <w:lang w:val="en-GB"/>
              </w:rPr>
            </w:pPr>
          </w:p>
        </w:tc>
        <w:tc>
          <w:tcPr>
            <w:tcW w:w="1701" w:type="dxa"/>
            <w:shd w:val="clear" w:color="auto" w:fill="auto"/>
          </w:tcPr>
          <w:p w14:paraId="025DA9AA" w14:textId="77777777" w:rsidR="0073514A" w:rsidRPr="00D305AF" w:rsidRDefault="0073514A" w:rsidP="0073514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5E42A0D8" w14:textId="77777777" w:rsidR="0073514A" w:rsidRPr="00D305AF" w:rsidRDefault="0073514A" w:rsidP="0073514A">
            <w:pPr>
              <w:rPr>
                <w:rFonts w:ascii="Arial" w:hAnsi="Arial" w:cs="Arial"/>
                <w:szCs w:val="21"/>
              </w:rPr>
            </w:pPr>
          </w:p>
        </w:tc>
      </w:tr>
      <w:tr w:rsidR="0073514A" w:rsidRPr="00D305AF" w14:paraId="5E716D5B" w14:textId="77777777">
        <w:tc>
          <w:tcPr>
            <w:tcW w:w="1242" w:type="dxa"/>
            <w:shd w:val="clear" w:color="auto" w:fill="auto"/>
          </w:tcPr>
          <w:p w14:paraId="7400B481" w14:textId="77777777" w:rsidR="0073514A" w:rsidRPr="00D305AF" w:rsidRDefault="0073514A" w:rsidP="0073514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5A19A49C" w14:textId="65D80B78" w:rsidR="0073514A" w:rsidRPr="00D305AF" w:rsidRDefault="0073514A" w:rsidP="0073514A">
            <w:pPr>
              <w:rPr>
                <w:rFonts w:ascii="Arial" w:hAnsi="Arial" w:cs="Arial"/>
                <w:color w:val="000000" w:themeColor="text1"/>
                <w:lang w:val="en-GB"/>
              </w:rPr>
            </w:pPr>
          </w:p>
        </w:tc>
        <w:tc>
          <w:tcPr>
            <w:tcW w:w="1701" w:type="dxa"/>
            <w:shd w:val="clear" w:color="auto" w:fill="auto"/>
          </w:tcPr>
          <w:p w14:paraId="24CCD64E" w14:textId="77777777" w:rsidR="0073514A" w:rsidRPr="00D305AF" w:rsidRDefault="0073514A" w:rsidP="0073514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61463BCF" w14:textId="77777777" w:rsidR="0073514A" w:rsidRPr="00D305AF" w:rsidRDefault="0073514A" w:rsidP="0073514A">
            <w:pPr>
              <w:rPr>
                <w:rFonts w:ascii="Arial" w:hAnsi="Arial" w:cs="Arial"/>
                <w:szCs w:val="21"/>
              </w:rPr>
            </w:pPr>
          </w:p>
        </w:tc>
      </w:tr>
      <w:tr w:rsidR="0073514A" w:rsidRPr="00D305AF" w14:paraId="4D55CB27" w14:textId="77777777">
        <w:tc>
          <w:tcPr>
            <w:tcW w:w="1242" w:type="dxa"/>
            <w:shd w:val="clear" w:color="auto" w:fill="auto"/>
          </w:tcPr>
          <w:p w14:paraId="407D313F" w14:textId="77777777" w:rsidR="0073514A" w:rsidRPr="00D305AF" w:rsidRDefault="0073514A" w:rsidP="0073514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1DD71B06" w14:textId="2C3CDB54" w:rsidR="0073514A" w:rsidRPr="00D305AF" w:rsidRDefault="0073514A" w:rsidP="0073514A">
            <w:pPr>
              <w:rPr>
                <w:rFonts w:ascii="Arial" w:hAnsi="Arial" w:cs="Arial"/>
                <w:color w:val="000000" w:themeColor="text1"/>
                <w:lang w:val="en-GB"/>
              </w:rPr>
            </w:pPr>
          </w:p>
        </w:tc>
        <w:tc>
          <w:tcPr>
            <w:tcW w:w="1701" w:type="dxa"/>
            <w:shd w:val="clear" w:color="auto" w:fill="auto"/>
          </w:tcPr>
          <w:p w14:paraId="6034868D" w14:textId="77777777" w:rsidR="0073514A" w:rsidRPr="00D305AF" w:rsidRDefault="0073514A" w:rsidP="0073514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5A1AB31A" w14:textId="77777777" w:rsidR="0073514A" w:rsidRPr="00D305AF" w:rsidRDefault="0073514A" w:rsidP="0073514A">
            <w:pPr>
              <w:rPr>
                <w:rFonts w:ascii="Arial" w:hAnsi="Arial" w:cs="Arial"/>
                <w:szCs w:val="21"/>
              </w:rPr>
            </w:pPr>
          </w:p>
        </w:tc>
      </w:tr>
      <w:tr w:rsidR="003A6969" w:rsidRPr="00D305AF" w14:paraId="7AFCA968" w14:textId="77777777">
        <w:tc>
          <w:tcPr>
            <w:tcW w:w="1242" w:type="dxa"/>
            <w:shd w:val="clear" w:color="auto" w:fill="auto"/>
          </w:tcPr>
          <w:p w14:paraId="6FF795B1" w14:textId="77777777" w:rsidR="003A6969" w:rsidRPr="00D305AF" w:rsidRDefault="003A6969" w:rsidP="0073514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0836A8BE" w14:textId="35B6EC19" w:rsidR="003A6969" w:rsidRPr="00584CA6" w:rsidRDefault="003A6969" w:rsidP="0073514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3F43F71" w14:textId="77777777" w:rsidR="003A6969" w:rsidRPr="00D305AF" w:rsidRDefault="003A6969" w:rsidP="0073514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3C32914A" w14:textId="77777777" w:rsidR="003A6969" w:rsidRPr="00D305AF" w:rsidRDefault="003A6969" w:rsidP="0073514A">
            <w:pPr>
              <w:rPr>
                <w:rFonts w:ascii="Arial" w:hAnsi="Arial" w:cs="Arial"/>
                <w:szCs w:val="21"/>
              </w:rPr>
            </w:pPr>
          </w:p>
        </w:tc>
      </w:tr>
    </w:tbl>
    <w:p w14:paraId="77011EFD" w14:textId="77777777" w:rsidR="00AB1012" w:rsidRPr="00D305AF" w:rsidRDefault="00AB1012">
      <w:pPr>
        <w:ind w:leftChars="59" w:left="124"/>
        <w:rPr>
          <w:rFonts w:ascii="Arial" w:hAnsi="Arial" w:cs="Arial"/>
          <w:rPrChange w:id="809" w:author="Yang, Lisa-JH (shanghai)" w:date="2021-01-27T16:25:00Z">
            <w:rPr/>
          </w:rPrChange>
        </w:rPr>
      </w:pPr>
    </w:p>
    <w:p w14:paraId="010EC2C8" w14:textId="77777777" w:rsidR="00AB1012" w:rsidRPr="00D305AF" w:rsidRDefault="002F6370">
      <w:pPr>
        <w:pStyle w:val="2"/>
        <w:keepNext/>
        <w:keepLines/>
        <w:widowControl/>
        <w:tabs>
          <w:tab w:val="left" w:pos="860"/>
        </w:tabs>
        <w:spacing w:before="180" w:afterLines="0" w:after="120"/>
        <w:ind w:leftChars="118" w:left="824" w:hanging="576"/>
        <w:rPr>
          <w:rFonts w:ascii="Arial" w:eastAsia="微软雅黑" w:hAnsi="Arial" w:cs="Arial"/>
          <w:rPrChange w:id="810" w:author="Yang, Lisa-JH (shanghai)" w:date="2021-01-27T16:25:00Z">
            <w:rPr>
              <w:rFonts w:ascii="微软雅黑" w:eastAsia="微软雅黑" w:hAnsi="微软雅黑"/>
            </w:rPr>
          </w:rPrChange>
        </w:rPr>
      </w:pPr>
      <w:bookmarkStart w:id="811" w:name="_Toc512252625"/>
      <w:bookmarkStart w:id="812" w:name="_Toc4585"/>
      <w:r w:rsidRPr="00D305AF">
        <w:rPr>
          <w:rFonts w:ascii="Arial" w:eastAsia="微软雅黑" w:hAnsi="Arial" w:cs="Arial" w:hint="eastAsia"/>
          <w:rPrChange w:id="813" w:author="Yang, Lisa-JH (shanghai)" w:date="2021-01-27T16:25:00Z">
            <w:rPr>
              <w:rFonts w:ascii="微软雅黑" w:eastAsia="微软雅黑" w:hAnsi="微软雅黑" w:hint="eastAsia"/>
            </w:rPr>
          </w:rPrChange>
        </w:rPr>
        <w:t>术语和缩略</w:t>
      </w:r>
      <w:r w:rsidRPr="00D305AF">
        <w:rPr>
          <w:rFonts w:ascii="Arial" w:eastAsia="微软雅黑" w:hAnsi="Arial" w:cs="Arial"/>
          <w:rPrChange w:id="814" w:author="Yang, Lisa-JH (shanghai)" w:date="2021-01-27T16:25:00Z">
            <w:rPr>
              <w:rFonts w:ascii="微软雅黑" w:eastAsia="微软雅黑" w:hAnsi="微软雅黑"/>
            </w:rPr>
          </w:rPrChange>
        </w:rPr>
        <w:t>语</w:t>
      </w:r>
      <w:r w:rsidRPr="00D305AF">
        <w:rPr>
          <w:rFonts w:ascii="Arial" w:eastAsia="微软雅黑" w:hAnsi="Arial" w:cs="Arial"/>
          <w:rPrChange w:id="815" w:author="Yang, Lisa-JH (shanghai)" w:date="2021-01-27T16:25:00Z">
            <w:rPr>
              <w:rFonts w:ascii="微软雅黑" w:eastAsia="微软雅黑" w:hAnsi="微软雅黑"/>
            </w:rPr>
          </w:rPrChange>
        </w:rPr>
        <w:t xml:space="preserve"> / Terms and Abbreviation</w:t>
      </w:r>
      <w:bookmarkEnd w:id="811"/>
      <w:bookmarkEnd w:id="812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AB1012" w:rsidRPr="00D305AF" w14:paraId="585E2C2D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2E53114E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81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817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术语</w:t>
            </w:r>
            <w:r w:rsidRPr="00D305AF">
              <w:rPr>
                <w:rFonts w:ascii="Arial" w:eastAsia="黑体" w:hAnsi="Arial" w:cs="Arial"/>
                <w:b/>
                <w:rPrChange w:id="81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/</w:t>
            </w:r>
            <w:r w:rsidRPr="00D305AF">
              <w:rPr>
                <w:rFonts w:ascii="Arial" w:eastAsia="黑体" w:hAnsi="Arial" w:cs="Arial" w:hint="eastAsia"/>
                <w:b/>
                <w:rPrChange w:id="819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缩略语</w:t>
            </w:r>
          </w:p>
          <w:p w14:paraId="43CB9BFA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82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82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752BA577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82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823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描述</w:t>
            </w:r>
          </w:p>
          <w:p w14:paraId="2677AE15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82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82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Description</w:t>
            </w:r>
          </w:p>
        </w:tc>
      </w:tr>
      <w:tr w:rsidR="00AB1012" w:rsidRPr="00D305AF" w14:paraId="42BB2DCD" w14:textId="77777777">
        <w:tc>
          <w:tcPr>
            <w:tcW w:w="3510" w:type="dxa"/>
            <w:shd w:val="clear" w:color="auto" w:fill="auto"/>
          </w:tcPr>
          <w:p w14:paraId="2FD19E4E" w14:textId="389E0070" w:rsidR="00AB1012" w:rsidRPr="00D305AF" w:rsidRDefault="00AB1012">
            <w:pPr>
              <w:rPr>
                <w:rFonts w:ascii="Arial" w:hAnsi="Arial" w:cs="Arial"/>
                <w:szCs w:val="21"/>
                <w:rPrChange w:id="826" w:author="Yang, Lisa-JH (shanghai)" w:date="2021-01-27T16:25:00Z">
                  <w:rPr>
                    <w:szCs w:val="21"/>
                  </w:rPr>
                </w:rPrChange>
              </w:rPr>
            </w:pPr>
          </w:p>
        </w:tc>
        <w:tc>
          <w:tcPr>
            <w:tcW w:w="5954" w:type="dxa"/>
            <w:shd w:val="clear" w:color="auto" w:fill="auto"/>
          </w:tcPr>
          <w:p w14:paraId="17B2D5A7" w14:textId="777E054B" w:rsidR="00AB1012" w:rsidRPr="00D305AF" w:rsidRDefault="00AB1012">
            <w:pPr>
              <w:rPr>
                <w:rFonts w:ascii="Arial" w:hAnsi="Arial" w:cs="Arial"/>
                <w:szCs w:val="21"/>
                <w:rPrChange w:id="827" w:author="Yang, Lisa-JH (shanghai)" w:date="2021-01-27T16:25:00Z">
                  <w:rPr>
                    <w:szCs w:val="21"/>
                  </w:rPr>
                </w:rPrChange>
              </w:rPr>
            </w:pPr>
          </w:p>
        </w:tc>
      </w:tr>
      <w:tr w:rsidR="00EE038D" w:rsidRPr="00D305AF" w14:paraId="54120CAA" w14:textId="77777777">
        <w:trPr>
          <w:ins w:id="828" w:author="Yang, Lisa-JH (shanghai)" w:date="2021-01-27T16:13:00Z"/>
        </w:trPr>
        <w:tc>
          <w:tcPr>
            <w:tcW w:w="3510" w:type="dxa"/>
            <w:shd w:val="clear" w:color="auto" w:fill="auto"/>
          </w:tcPr>
          <w:p w14:paraId="6AAA52C0" w14:textId="73F6729C" w:rsidR="00EE038D" w:rsidRPr="00D305AF" w:rsidRDefault="00EE038D">
            <w:pPr>
              <w:rPr>
                <w:ins w:id="829" w:author="Yang, Lisa-JH (shanghai)" w:date="2021-01-27T16:13:00Z"/>
                <w:rFonts w:ascii="Arial" w:hAnsi="Arial" w:cs="Arial"/>
                <w:szCs w:val="21"/>
                <w:rPrChange w:id="830" w:author="Yang, Lisa-JH (shanghai)" w:date="2021-01-27T16:25:00Z">
                  <w:rPr>
                    <w:ins w:id="831" w:author="Yang, Lisa-JH (shanghai)" w:date="2021-01-27T16:13:00Z"/>
                    <w:szCs w:val="21"/>
                  </w:rPr>
                </w:rPrChange>
              </w:rPr>
            </w:pPr>
          </w:p>
        </w:tc>
        <w:tc>
          <w:tcPr>
            <w:tcW w:w="5954" w:type="dxa"/>
            <w:shd w:val="clear" w:color="auto" w:fill="auto"/>
          </w:tcPr>
          <w:p w14:paraId="23356FE3" w14:textId="20839BA3" w:rsidR="00EE038D" w:rsidRPr="00D305AF" w:rsidRDefault="00EE038D">
            <w:pPr>
              <w:rPr>
                <w:ins w:id="832" w:author="Yang, Lisa-JH (shanghai)" w:date="2021-01-27T16:13:00Z"/>
                <w:rFonts w:ascii="Arial" w:hAnsi="Arial" w:cs="Arial"/>
                <w:szCs w:val="21"/>
                <w:rPrChange w:id="833" w:author="Yang, Lisa-JH (shanghai)" w:date="2021-01-27T16:25:00Z">
                  <w:rPr>
                    <w:ins w:id="834" w:author="Yang, Lisa-JH (shanghai)" w:date="2021-01-27T16:13:00Z"/>
                    <w:szCs w:val="21"/>
                  </w:rPr>
                </w:rPrChange>
              </w:rPr>
            </w:pPr>
          </w:p>
        </w:tc>
      </w:tr>
      <w:tr w:rsidR="00EE038D" w:rsidRPr="00D305AF" w14:paraId="1419F4D7" w14:textId="77777777">
        <w:trPr>
          <w:ins w:id="835" w:author="Yang, Lisa-JH (shanghai)" w:date="2021-01-27T16:13:00Z"/>
        </w:trPr>
        <w:tc>
          <w:tcPr>
            <w:tcW w:w="3510" w:type="dxa"/>
            <w:shd w:val="clear" w:color="auto" w:fill="auto"/>
          </w:tcPr>
          <w:p w14:paraId="2F91EEF9" w14:textId="69910DA8" w:rsidR="00EE038D" w:rsidRPr="00D305AF" w:rsidRDefault="00EE038D">
            <w:pPr>
              <w:rPr>
                <w:ins w:id="836" w:author="Yang, Lisa-JH (shanghai)" w:date="2021-01-27T16:13:00Z"/>
                <w:rFonts w:ascii="Arial" w:hAnsi="Arial" w:cs="Arial"/>
                <w:szCs w:val="21"/>
                <w:rPrChange w:id="837" w:author="Yang, Lisa-JH (shanghai)" w:date="2021-01-27T16:25:00Z">
                  <w:rPr>
                    <w:ins w:id="838" w:author="Yang, Lisa-JH (shanghai)" w:date="2021-01-27T16:13:00Z"/>
                    <w:szCs w:val="21"/>
                  </w:rPr>
                </w:rPrChange>
              </w:rPr>
            </w:pPr>
          </w:p>
        </w:tc>
        <w:tc>
          <w:tcPr>
            <w:tcW w:w="5954" w:type="dxa"/>
            <w:shd w:val="clear" w:color="auto" w:fill="auto"/>
          </w:tcPr>
          <w:p w14:paraId="0C898E04" w14:textId="5097C5EE" w:rsidR="00EE038D" w:rsidRPr="00D305AF" w:rsidRDefault="00EE038D">
            <w:pPr>
              <w:rPr>
                <w:ins w:id="839" w:author="Yang, Lisa-JH (shanghai)" w:date="2021-01-27T16:13:00Z"/>
                <w:rFonts w:ascii="Arial" w:hAnsi="Arial" w:cs="Arial"/>
                <w:szCs w:val="21"/>
                <w:rPrChange w:id="840" w:author="Yang, Lisa-JH (shanghai)" w:date="2021-01-27T16:25:00Z">
                  <w:rPr>
                    <w:ins w:id="841" w:author="Yang, Lisa-JH (shanghai)" w:date="2021-01-27T16:13:00Z"/>
                    <w:szCs w:val="21"/>
                  </w:rPr>
                </w:rPrChange>
              </w:rPr>
            </w:pPr>
          </w:p>
        </w:tc>
      </w:tr>
      <w:tr w:rsidR="00EE038D" w:rsidRPr="00D305AF" w14:paraId="3A617AB6" w14:textId="77777777">
        <w:trPr>
          <w:ins w:id="842" w:author="Yang, Lisa-JH (shanghai)" w:date="2021-01-27T16:13:00Z"/>
        </w:trPr>
        <w:tc>
          <w:tcPr>
            <w:tcW w:w="3510" w:type="dxa"/>
            <w:shd w:val="clear" w:color="auto" w:fill="auto"/>
          </w:tcPr>
          <w:p w14:paraId="42D29739" w14:textId="4ADCEE7C" w:rsidR="00EE038D" w:rsidRPr="00D305AF" w:rsidRDefault="00EE038D">
            <w:pPr>
              <w:rPr>
                <w:ins w:id="843" w:author="Yang, Lisa-JH (shanghai)" w:date="2021-01-27T16:13:00Z"/>
                <w:rFonts w:ascii="Arial" w:hAnsi="Arial" w:cs="Arial"/>
                <w:szCs w:val="21"/>
                <w:rPrChange w:id="844" w:author="Yang, Lisa-JH (shanghai)" w:date="2021-01-27T16:25:00Z">
                  <w:rPr>
                    <w:ins w:id="845" w:author="Yang, Lisa-JH (shanghai)" w:date="2021-01-27T16:13:00Z"/>
                    <w:szCs w:val="21"/>
                  </w:rPr>
                </w:rPrChange>
              </w:rPr>
            </w:pPr>
          </w:p>
        </w:tc>
        <w:tc>
          <w:tcPr>
            <w:tcW w:w="5954" w:type="dxa"/>
            <w:shd w:val="clear" w:color="auto" w:fill="auto"/>
          </w:tcPr>
          <w:p w14:paraId="24004B9D" w14:textId="7CC5C9D5" w:rsidR="00EE038D" w:rsidRPr="00D305AF" w:rsidRDefault="00EE038D">
            <w:pPr>
              <w:rPr>
                <w:ins w:id="846" w:author="Yang, Lisa-JH (shanghai)" w:date="2021-01-27T16:13:00Z"/>
                <w:rFonts w:ascii="Arial" w:hAnsi="Arial" w:cs="Arial"/>
                <w:szCs w:val="21"/>
                <w:rPrChange w:id="847" w:author="Yang, Lisa-JH (shanghai)" w:date="2021-01-27T16:25:00Z">
                  <w:rPr>
                    <w:ins w:id="848" w:author="Yang, Lisa-JH (shanghai)" w:date="2021-01-27T16:13:00Z"/>
                    <w:szCs w:val="21"/>
                  </w:rPr>
                </w:rPrChange>
              </w:rPr>
            </w:pPr>
          </w:p>
        </w:tc>
      </w:tr>
      <w:tr w:rsidR="00EE038D" w:rsidRPr="00D305AF" w14:paraId="1EAA002D" w14:textId="77777777">
        <w:trPr>
          <w:ins w:id="849" w:author="Yang, Lisa-JH (shanghai)" w:date="2021-01-27T16:15:00Z"/>
        </w:trPr>
        <w:tc>
          <w:tcPr>
            <w:tcW w:w="3510" w:type="dxa"/>
            <w:shd w:val="clear" w:color="auto" w:fill="auto"/>
          </w:tcPr>
          <w:p w14:paraId="069D16FF" w14:textId="1365BDCC" w:rsidR="00EE038D" w:rsidRPr="00D305AF" w:rsidRDefault="00EE038D">
            <w:pPr>
              <w:rPr>
                <w:ins w:id="850" w:author="Yang, Lisa-JH (shanghai)" w:date="2021-01-27T16:15:00Z"/>
                <w:rFonts w:ascii="Arial" w:hAnsi="Arial" w:cs="Arial"/>
                <w:szCs w:val="21"/>
                <w:rPrChange w:id="851" w:author="Yang, Lisa-JH (shanghai)" w:date="2021-01-27T16:25:00Z">
                  <w:rPr>
                    <w:ins w:id="852" w:author="Yang, Lisa-JH (shanghai)" w:date="2021-01-27T16:15:00Z"/>
                    <w:szCs w:val="21"/>
                  </w:rPr>
                </w:rPrChange>
              </w:rPr>
            </w:pPr>
          </w:p>
        </w:tc>
        <w:tc>
          <w:tcPr>
            <w:tcW w:w="5954" w:type="dxa"/>
            <w:shd w:val="clear" w:color="auto" w:fill="auto"/>
          </w:tcPr>
          <w:p w14:paraId="5387E005" w14:textId="18B5D980" w:rsidR="00EE038D" w:rsidRPr="00D305AF" w:rsidRDefault="00EE038D">
            <w:pPr>
              <w:rPr>
                <w:ins w:id="853" w:author="Yang, Lisa-JH (shanghai)" w:date="2021-01-27T16:15:00Z"/>
                <w:rFonts w:ascii="Arial" w:hAnsi="Arial" w:cs="Arial"/>
                <w:szCs w:val="21"/>
                <w:rPrChange w:id="854" w:author="Yang, Lisa-JH (shanghai)" w:date="2021-01-27T16:25:00Z">
                  <w:rPr>
                    <w:ins w:id="855" w:author="Yang, Lisa-JH (shanghai)" w:date="2021-01-27T16:15:00Z"/>
                    <w:szCs w:val="21"/>
                  </w:rPr>
                </w:rPrChange>
              </w:rPr>
            </w:pPr>
          </w:p>
        </w:tc>
      </w:tr>
      <w:tr w:rsidR="00EE038D" w:rsidRPr="00D305AF" w14:paraId="7EF19D85" w14:textId="77777777">
        <w:trPr>
          <w:ins w:id="856" w:author="Yang, Lisa-JH (shanghai)" w:date="2021-01-27T16:15:00Z"/>
        </w:trPr>
        <w:tc>
          <w:tcPr>
            <w:tcW w:w="3510" w:type="dxa"/>
            <w:shd w:val="clear" w:color="auto" w:fill="auto"/>
          </w:tcPr>
          <w:p w14:paraId="7AD58873" w14:textId="42556D37" w:rsidR="00EE038D" w:rsidRPr="00D305AF" w:rsidRDefault="00EE038D">
            <w:pPr>
              <w:rPr>
                <w:ins w:id="857" w:author="Yang, Lisa-JH (shanghai)" w:date="2021-01-27T16:15:00Z"/>
                <w:rFonts w:ascii="Arial" w:hAnsi="Arial" w:cs="Arial"/>
                <w:szCs w:val="21"/>
                <w:rPrChange w:id="858" w:author="Yang, Lisa-JH (shanghai)" w:date="2021-01-27T16:25:00Z">
                  <w:rPr>
                    <w:ins w:id="859" w:author="Yang, Lisa-JH (shanghai)" w:date="2021-01-27T16:15:00Z"/>
                    <w:szCs w:val="21"/>
                  </w:rPr>
                </w:rPrChange>
              </w:rPr>
            </w:pPr>
          </w:p>
        </w:tc>
        <w:tc>
          <w:tcPr>
            <w:tcW w:w="5954" w:type="dxa"/>
            <w:shd w:val="clear" w:color="auto" w:fill="auto"/>
          </w:tcPr>
          <w:p w14:paraId="6CE09644" w14:textId="412EFAB9" w:rsidR="00EE038D" w:rsidRPr="00D305AF" w:rsidRDefault="00EE038D">
            <w:pPr>
              <w:rPr>
                <w:ins w:id="860" w:author="Yang, Lisa-JH (shanghai)" w:date="2021-01-27T16:15:00Z"/>
                <w:rFonts w:ascii="Arial" w:hAnsi="Arial" w:cs="Arial"/>
                <w:szCs w:val="21"/>
                <w:rPrChange w:id="861" w:author="Yang, Lisa-JH (shanghai)" w:date="2021-01-27T16:25:00Z">
                  <w:rPr>
                    <w:ins w:id="862" w:author="Yang, Lisa-JH (shanghai)" w:date="2021-01-27T16:15:00Z"/>
                    <w:szCs w:val="21"/>
                  </w:rPr>
                </w:rPrChange>
              </w:rPr>
            </w:pPr>
          </w:p>
        </w:tc>
      </w:tr>
      <w:tr w:rsidR="00EE038D" w:rsidRPr="00D305AF" w14:paraId="7071722F" w14:textId="77777777">
        <w:trPr>
          <w:ins w:id="863" w:author="Yang, Lisa-JH (shanghai)" w:date="2021-01-27T16:15:00Z"/>
        </w:trPr>
        <w:tc>
          <w:tcPr>
            <w:tcW w:w="3510" w:type="dxa"/>
            <w:shd w:val="clear" w:color="auto" w:fill="auto"/>
          </w:tcPr>
          <w:p w14:paraId="5C11CBA5" w14:textId="0A69D562" w:rsidR="00EE038D" w:rsidRPr="00D305AF" w:rsidRDefault="00EE038D">
            <w:pPr>
              <w:rPr>
                <w:ins w:id="864" w:author="Yang, Lisa-JH (shanghai)" w:date="2021-01-27T16:15:00Z"/>
                <w:rFonts w:ascii="Arial" w:hAnsi="Arial" w:cs="Arial"/>
                <w:szCs w:val="21"/>
                <w:rPrChange w:id="865" w:author="Yang, Lisa-JH (shanghai)" w:date="2021-01-27T16:25:00Z">
                  <w:rPr>
                    <w:ins w:id="866" w:author="Yang, Lisa-JH (shanghai)" w:date="2021-01-27T16:15:00Z"/>
                    <w:szCs w:val="21"/>
                  </w:rPr>
                </w:rPrChange>
              </w:rPr>
            </w:pPr>
          </w:p>
        </w:tc>
        <w:tc>
          <w:tcPr>
            <w:tcW w:w="5954" w:type="dxa"/>
            <w:shd w:val="clear" w:color="auto" w:fill="auto"/>
          </w:tcPr>
          <w:p w14:paraId="31BE6690" w14:textId="624BA0EF" w:rsidR="00EE038D" w:rsidRPr="00D305AF" w:rsidRDefault="00EE038D">
            <w:pPr>
              <w:rPr>
                <w:ins w:id="867" w:author="Yang, Lisa-JH (shanghai)" w:date="2021-01-27T16:15:00Z"/>
                <w:rFonts w:ascii="Arial" w:hAnsi="Arial" w:cs="Arial"/>
                <w:szCs w:val="21"/>
                <w:rPrChange w:id="868" w:author="Yang, Lisa-JH (shanghai)" w:date="2021-01-27T16:25:00Z">
                  <w:rPr>
                    <w:ins w:id="869" w:author="Yang, Lisa-JH (shanghai)" w:date="2021-01-27T16:15:00Z"/>
                    <w:szCs w:val="21"/>
                  </w:rPr>
                </w:rPrChange>
              </w:rPr>
            </w:pPr>
          </w:p>
        </w:tc>
      </w:tr>
      <w:tr w:rsidR="00EE038D" w:rsidRPr="00D305AF" w14:paraId="22E55544" w14:textId="77777777">
        <w:trPr>
          <w:ins w:id="870" w:author="Yang, Lisa-JH (shanghai)" w:date="2021-01-27T16:15:00Z"/>
        </w:trPr>
        <w:tc>
          <w:tcPr>
            <w:tcW w:w="3510" w:type="dxa"/>
            <w:shd w:val="clear" w:color="auto" w:fill="auto"/>
          </w:tcPr>
          <w:p w14:paraId="4B36670A" w14:textId="3DAF54B7" w:rsidR="00EE038D" w:rsidRPr="00D305AF" w:rsidRDefault="00EE038D">
            <w:pPr>
              <w:rPr>
                <w:ins w:id="871" w:author="Yang, Lisa-JH (shanghai)" w:date="2021-01-27T16:15:00Z"/>
                <w:rFonts w:ascii="Arial" w:hAnsi="Arial" w:cs="Arial"/>
                <w:szCs w:val="21"/>
                <w:rPrChange w:id="872" w:author="Yang, Lisa-JH (shanghai)" w:date="2021-01-27T16:25:00Z">
                  <w:rPr>
                    <w:ins w:id="873" w:author="Yang, Lisa-JH (shanghai)" w:date="2021-01-27T16:15:00Z"/>
                    <w:szCs w:val="21"/>
                  </w:rPr>
                </w:rPrChange>
              </w:rPr>
            </w:pPr>
          </w:p>
        </w:tc>
        <w:tc>
          <w:tcPr>
            <w:tcW w:w="5954" w:type="dxa"/>
            <w:shd w:val="clear" w:color="auto" w:fill="auto"/>
          </w:tcPr>
          <w:p w14:paraId="011BCF1E" w14:textId="192BBAF0" w:rsidR="00EE038D" w:rsidRPr="00D305AF" w:rsidRDefault="00EE038D">
            <w:pPr>
              <w:rPr>
                <w:ins w:id="874" w:author="Yang, Lisa-JH (shanghai)" w:date="2021-01-27T16:15:00Z"/>
                <w:rFonts w:ascii="Arial" w:hAnsi="Arial" w:cs="Arial"/>
                <w:szCs w:val="21"/>
                <w:rPrChange w:id="875" w:author="Yang, Lisa-JH (shanghai)" w:date="2021-01-27T16:25:00Z">
                  <w:rPr>
                    <w:ins w:id="876" w:author="Yang, Lisa-JH (shanghai)" w:date="2021-01-27T16:15:00Z"/>
                    <w:szCs w:val="21"/>
                  </w:rPr>
                </w:rPrChange>
              </w:rPr>
            </w:pPr>
          </w:p>
        </w:tc>
      </w:tr>
      <w:tr w:rsidR="00EE038D" w:rsidRPr="00D305AF" w14:paraId="5CEF8BBB" w14:textId="77777777">
        <w:trPr>
          <w:ins w:id="877" w:author="Yang, Lisa-JH (shanghai)" w:date="2021-01-27T16:16:00Z"/>
        </w:trPr>
        <w:tc>
          <w:tcPr>
            <w:tcW w:w="3510" w:type="dxa"/>
            <w:shd w:val="clear" w:color="auto" w:fill="auto"/>
          </w:tcPr>
          <w:p w14:paraId="297177AF" w14:textId="7F557740" w:rsidR="00EE038D" w:rsidRPr="00D305AF" w:rsidRDefault="00EE038D">
            <w:pPr>
              <w:rPr>
                <w:ins w:id="878" w:author="Yang, Lisa-JH (shanghai)" w:date="2021-01-27T16:16:00Z"/>
                <w:rFonts w:ascii="Arial" w:hAnsi="Arial" w:cs="Arial"/>
                <w:szCs w:val="21"/>
                <w:rPrChange w:id="879" w:author="Yang, Lisa-JH (shanghai)" w:date="2021-01-27T16:25:00Z">
                  <w:rPr>
                    <w:ins w:id="880" w:author="Yang, Lisa-JH (shanghai)" w:date="2021-01-27T16:16:00Z"/>
                    <w:szCs w:val="21"/>
                  </w:rPr>
                </w:rPrChange>
              </w:rPr>
            </w:pPr>
          </w:p>
        </w:tc>
        <w:tc>
          <w:tcPr>
            <w:tcW w:w="5954" w:type="dxa"/>
            <w:shd w:val="clear" w:color="auto" w:fill="auto"/>
          </w:tcPr>
          <w:p w14:paraId="01094D85" w14:textId="0A51CDEB" w:rsidR="00EE038D" w:rsidRPr="00D305AF" w:rsidRDefault="00EE038D">
            <w:pPr>
              <w:rPr>
                <w:ins w:id="881" w:author="Yang, Lisa-JH (shanghai)" w:date="2021-01-27T16:16:00Z"/>
                <w:rFonts w:ascii="Arial" w:hAnsi="Arial" w:cs="Arial"/>
                <w:szCs w:val="21"/>
                <w:rPrChange w:id="882" w:author="Yang, Lisa-JH (shanghai)" w:date="2021-01-27T16:25:00Z">
                  <w:rPr>
                    <w:ins w:id="883" w:author="Yang, Lisa-JH (shanghai)" w:date="2021-01-27T16:16:00Z"/>
                    <w:szCs w:val="21"/>
                  </w:rPr>
                </w:rPrChange>
              </w:rPr>
            </w:pPr>
          </w:p>
        </w:tc>
      </w:tr>
    </w:tbl>
    <w:p w14:paraId="19DF2CB4" w14:textId="22C5BC2F" w:rsidR="00AB1012" w:rsidRDefault="002F6370">
      <w:pPr>
        <w:pStyle w:val="1"/>
        <w:keepNext/>
        <w:widowControl/>
        <w:snapToGrid/>
        <w:spacing w:beforeLines="0" w:before="180" w:after="120" w:line="240" w:lineRule="auto"/>
        <w:ind w:hanging="432"/>
        <w:jc w:val="left"/>
        <w:rPr>
          <w:ins w:id="884" w:author="Yang, Lisa-JH (shanghai)" w:date="2021-01-28T10:47:00Z"/>
          <w:rFonts w:ascii="Arial" w:hAnsi="Arial" w:cs="Arial"/>
        </w:rPr>
      </w:pPr>
      <w:r w:rsidRPr="00D305AF">
        <w:rPr>
          <w:rFonts w:ascii="Arial" w:hAnsi="Arial" w:cs="Arial"/>
          <w:rPrChange w:id="885" w:author="Yang, Lisa-JH (shanghai)" w:date="2021-01-27T16:25:00Z">
            <w:rPr/>
          </w:rPrChange>
        </w:rPr>
        <w:br w:type="page"/>
      </w:r>
      <w:bookmarkStart w:id="886" w:name="_Toc512252626"/>
      <w:bookmarkStart w:id="887" w:name="_Toc10298"/>
      <w:r w:rsidRPr="00D305AF">
        <w:rPr>
          <w:rFonts w:ascii="Arial" w:hAnsi="Arial" w:cs="Arial" w:hint="eastAsia"/>
          <w:rPrChange w:id="888" w:author="Yang, Lisa-JH (shanghai)" w:date="2021-01-27T16:25:00Z">
            <w:rPr>
              <w:rFonts w:hint="eastAsia"/>
            </w:rPr>
          </w:rPrChange>
        </w:rPr>
        <w:lastRenderedPageBreak/>
        <w:t>整体验证策略</w:t>
      </w:r>
      <w:r w:rsidRPr="00D305AF">
        <w:rPr>
          <w:rFonts w:ascii="Arial" w:hAnsi="Arial" w:cs="Arial"/>
          <w:rPrChange w:id="889" w:author="Yang, Lisa-JH (shanghai)" w:date="2021-01-27T16:25:00Z">
            <w:rPr/>
          </w:rPrChange>
        </w:rPr>
        <w:t xml:space="preserve"> / Overall Verification Strategy</w:t>
      </w:r>
      <w:bookmarkEnd w:id="886"/>
      <w:bookmarkEnd w:id="887"/>
    </w:p>
    <w:p w14:paraId="4056EADC" w14:textId="0CCCCC03" w:rsidR="00D305AF" w:rsidRDefault="002F6370" w:rsidP="007E4809">
      <w:pPr>
        <w:ind w:firstLine="210"/>
      </w:pPr>
      <w:del w:id="890" w:author="Yang, Lisa-JH (shanghai)" w:date="2021-01-28T10:47:00Z">
        <w:r w:rsidRPr="00D305AF" w:rsidDel="002F6370">
          <w:rPr>
            <w:rFonts w:ascii="Arial" w:hAnsi="Arial" w:cs="Arial"/>
            <w:rPrChange w:id="891" w:author="Yang, Lisa-JH (shanghai)" w:date="2021-01-27T16:25:00Z">
              <w:rPr/>
            </w:rPrChange>
          </w:rPr>
          <w:tab/>
        </w:r>
      </w:del>
      <w:ins w:id="892" w:author="Yang, Lisa-JH (shanghai)" w:date="2021-01-27T16:27:00Z">
        <w:r w:rsidR="00D305AF" w:rsidRPr="002F6370">
          <w:rPr>
            <w:rFonts w:hint="eastAsia"/>
            <w:rPrChange w:id="893" w:author="Yang, Lisa-JH (shanghai)" w:date="2021-01-28T10:48:00Z">
              <w:rPr>
                <w:rFonts w:ascii="Arial" w:hAnsi="Arial" w:cs="Arial" w:hint="eastAsia"/>
              </w:rPr>
            </w:rPrChange>
          </w:rPr>
          <w:t>验证的目的是确保工作产品符合其要求。在产品开发阶段，验证以不同的形式进行，</w:t>
        </w:r>
      </w:ins>
    </w:p>
    <w:p w14:paraId="047EC335" w14:textId="77777777" w:rsidR="00C47E5C" w:rsidRPr="002F6370" w:rsidRDefault="00C47E5C" w:rsidP="00C47E5C">
      <w:pPr>
        <w:pStyle w:val="a0"/>
        <w:ind w:left="840" w:firstLineChars="0" w:firstLine="0"/>
        <w:rPr>
          <w:ins w:id="894" w:author="Yang, Lisa-JH (shanghai)" w:date="2021-01-27T16:27:00Z"/>
          <w:rPrChange w:id="895" w:author="Yang, Lisa-JH (shanghai)" w:date="2021-01-28T10:48:00Z">
            <w:rPr>
              <w:ins w:id="896" w:author="Yang, Lisa-JH (shanghai)" w:date="2021-01-27T16:27:00Z"/>
              <w:rFonts w:ascii="Arial" w:hAnsi="Arial" w:cs="Arial"/>
            </w:rPr>
          </w:rPrChange>
        </w:rPr>
      </w:pPr>
    </w:p>
    <w:p w14:paraId="7FB9701E" w14:textId="7F7DAE4B" w:rsidR="00AB1012" w:rsidRPr="00C47E5C" w:rsidDel="00D305AF" w:rsidRDefault="00AB1012" w:rsidP="006B43C4">
      <w:pPr>
        <w:ind w:firstLine="210"/>
        <w:rPr>
          <w:del w:id="897" w:author="Yang, Lisa-JH (shanghai)" w:date="2021-01-27T16:28:00Z"/>
        </w:rPr>
      </w:pPr>
    </w:p>
    <w:p w14:paraId="6FDC91A1" w14:textId="24F74B38" w:rsidR="00AB1012" w:rsidRDefault="002F6370">
      <w:pPr>
        <w:pStyle w:val="1"/>
        <w:keepNext/>
        <w:widowControl/>
        <w:snapToGrid/>
        <w:spacing w:beforeLines="0" w:before="180" w:after="120" w:line="240" w:lineRule="auto"/>
        <w:ind w:hanging="432"/>
        <w:jc w:val="left"/>
        <w:rPr>
          <w:rFonts w:ascii="Arial" w:hAnsi="Arial" w:cs="Arial"/>
        </w:rPr>
      </w:pPr>
      <w:bookmarkStart w:id="898" w:name="_Toc845"/>
      <w:bookmarkStart w:id="899" w:name="_Toc512252627"/>
      <w:r w:rsidRPr="00D305AF">
        <w:rPr>
          <w:rFonts w:ascii="Arial" w:hAnsi="Arial" w:cs="Arial" w:hint="eastAsia"/>
          <w:rPrChange w:id="900" w:author="Yang, Lisa-JH (shanghai)" w:date="2021-01-27T16:25:00Z">
            <w:rPr>
              <w:rFonts w:hint="eastAsia"/>
            </w:rPr>
          </w:rPrChange>
        </w:rPr>
        <w:t>分析和评审类的验证活动策略</w:t>
      </w:r>
      <w:r w:rsidRPr="00D305AF">
        <w:rPr>
          <w:rFonts w:ascii="Arial" w:hAnsi="Arial" w:cs="Arial"/>
          <w:rPrChange w:id="901" w:author="Yang, Lisa-JH (shanghai)" w:date="2021-01-27T16:25:00Z">
            <w:rPr/>
          </w:rPrChange>
        </w:rPr>
        <w:t xml:space="preserve"> / Verification Strategy for analysis and review activities</w:t>
      </w:r>
      <w:bookmarkEnd w:id="898"/>
      <w:bookmarkEnd w:id="899"/>
    </w:p>
    <w:p w14:paraId="3E0D6E92" w14:textId="319C09A9" w:rsidR="000A7535" w:rsidRPr="000A7535" w:rsidRDefault="00C7048E" w:rsidP="00C7048E">
      <w:pPr>
        <w:ind w:firstLine="420"/>
      </w:pPr>
      <w:r>
        <w:rPr>
          <w:rFonts w:hint="eastAsia"/>
        </w:rPr>
        <w:t>概念阶段活动，</w:t>
      </w:r>
      <w:r w:rsidR="002C4EB7">
        <w:rPr>
          <w:rFonts w:hint="eastAsia"/>
        </w:rPr>
        <w:t>系统工程活动和软件工程活动不包含在本项目范围内。</w:t>
      </w:r>
    </w:p>
    <w:p w14:paraId="7BCBCC7D" w14:textId="77777777" w:rsidR="00AB1012" w:rsidRPr="00D305AF" w:rsidRDefault="00AB1012">
      <w:pPr>
        <w:rPr>
          <w:rFonts w:ascii="Arial" w:hAnsi="Arial" w:cs="Arial"/>
          <w:rPrChange w:id="902" w:author="Yang, Lisa-JH (shanghai)" w:date="2021-01-27T16:25:00Z">
            <w:rPr/>
          </w:rPrChange>
        </w:rPr>
      </w:pPr>
    </w:p>
    <w:p w14:paraId="2338010C" w14:textId="77777777" w:rsidR="00AB1012" w:rsidRPr="00D305AF" w:rsidRDefault="002F6370">
      <w:pPr>
        <w:pStyle w:val="2"/>
        <w:keepNext/>
        <w:keepLines/>
        <w:widowControl/>
        <w:spacing w:before="180" w:afterLines="0" w:after="120"/>
        <w:ind w:hanging="576"/>
        <w:rPr>
          <w:rFonts w:ascii="Arial" w:eastAsia="微软雅黑" w:hAnsi="Arial" w:cs="Arial"/>
          <w:caps/>
          <w:rPrChange w:id="903" w:author="Yang, Lisa-JH (shanghai)" w:date="2021-01-27T16:25:00Z">
            <w:rPr>
              <w:rFonts w:eastAsia="微软雅黑"/>
              <w:caps/>
            </w:rPr>
          </w:rPrChange>
        </w:rPr>
      </w:pPr>
      <w:bookmarkStart w:id="904" w:name="_Toc512252628"/>
      <w:bookmarkStart w:id="905" w:name="_Toc6314"/>
      <w:bookmarkStart w:id="906" w:name="_Toc439080478"/>
      <w:r w:rsidRPr="00D305AF">
        <w:rPr>
          <w:rFonts w:ascii="Arial" w:eastAsia="微软雅黑" w:hAnsi="Arial" w:cs="Arial" w:hint="eastAsia"/>
          <w:rPrChange w:id="907" w:author="Yang, Lisa-JH (shanghai)" w:date="2021-01-27T16:25:00Z">
            <w:rPr>
              <w:rFonts w:eastAsia="微软雅黑" w:hint="eastAsia"/>
            </w:rPr>
          </w:rPrChange>
        </w:rPr>
        <w:t>软件层面的产品开发</w:t>
      </w:r>
      <w:r w:rsidRPr="00D305AF">
        <w:rPr>
          <w:rFonts w:ascii="Arial" w:eastAsia="微软雅黑" w:hAnsi="Arial" w:cs="Arial"/>
          <w:rPrChange w:id="908" w:author="Yang, Lisa-JH (shanghai)" w:date="2021-01-27T16:25:00Z">
            <w:rPr>
              <w:rFonts w:eastAsia="微软雅黑"/>
            </w:rPr>
          </w:rPrChange>
        </w:rPr>
        <w:t xml:space="preserve"> / Product development at the software level</w:t>
      </w:r>
      <w:bookmarkEnd w:id="904"/>
      <w:bookmarkEnd w:id="905"/>
    </w:p>
    <w:p w14:paraId="368CDCC3" w14:textId="6C34CC63" w:rsidR="00AB1012" w:rsidRDefault="002F6370">
      <w:pPr>
        <w:pStyle w:val="3"/>
        <w:keepLines w:val="0"/>
        <w:widowControl/>
        <w:tabs>
          <w:tab w:val="left" w:pos="864"/>
        </w:tabs>
        <w:spacing w:before="120" w:after="60"/>
        <w:rPr>
          <w:rFonts w:ascii="Arial" w:eastAsia="微软雅黑" w:hAnsi="Arial" w:cs="Arial"/>
        </w:rPr>
      </w:pPr>
      <w:bookmarkStart w:id="909" w:name="_Toc15206"/>
      <w:bookmarkStart w:id="910" w:name="_Toc512252629"/>
      <w:r w:rsidRPr="00D305AF">
        <w:rPr>
          <w:rFonts w:ascii="Arial" w:eastAsia="微软雅黑" w:hAnsi="Arial" w:cs="Arial" w:hint="eastAsia"/>
          <w:rPrChange w:id="911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软件需求规约</w:t>
      </w:r>
      <w:r w:rsidRPr="00D305AF">
        <w:rPr>
          <w:rFonts w:ascii="Arial" w:eastAsia="微软雅黑" w:hAnsi="Arial" w:cs="Arial"/>
          <w:rPrChange w:id="912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Software Requirements Specification</w:t>
      </w:r>
      <w:bookmarkEnd w:id="909"/>
      <w:bookmarkEnd w:id="910"/>
    </w:p>
    <w:p w14:paraId="53D6A82D" w14:textId="77777777" w:rsidR="008F7085" w:rsidRPr="00D305AF" w:rsidRDefault="008F7085" w:rsidP="008F7085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913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914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验证目的</w:t>
      </w:r>
      <w:r w:rsidRPr="00D305AF">
        <w:rPr>
          <w:rFonts w:ascii="Arial" w:eastAsia="微软雅黑" w:hAnsi="Arial" w:cs="Arial"/>
          <w:rPrChange w:id="915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Purpose</w:t>
      </w:r>
    </w:p>
    <w:p w14:paraId="4035EC78" w14:textId="77777777" w:rsidR="008F7085" w:rsidRPr="00D305AF" w:rsidRDefault="008F7085" w:rsidP="008F7085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916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917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</w:t>
      </w:r>
      <w:r w:rsidRPr="00D305AF">
        <w:rPr>
          <w:rFonts w:ascii="Arial" w:eastAsia="微软雅黑" w:hAnsi="Arial" w:cs="Arial" w:hint="eastAsia"/>
          <w:rPrChange w:id="918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对象</w:t>
      </w:r>
      <w:r w:rsidRPr="00D305AF">
        <w:rPr>
          <w:rFonts w:ascii="Arial" w:eastAsia="微软雅黑" w:hAnsi="Arial" w:cs="Arial"/>
          <w:rPrChange w:id="919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Object</w:t>
      </w:r>
    </w:p>
    <w:p w14:paraId="6FBD9B9F" w14:textId="031CEADE" w:rsidR="008F7085" w:rsidRPr="008F7085" w:rsidRDefault="0067230B" w:rsidP="00DC3AC8">
      <w:pPr>
        <w:pStyle w:val="aa"/>
        <w:spacing w:before="0" w:beforeAutospacing="0" w:after="0" w:afterAutospacing="0"/>
        <w:ind w:left="780"/>
        <w:rPr>
          <w:rFonts w:ascii="Calibri" w:eastAsia="等线" w:hAnsi="Calibri" w:cstheme="minorBidi"/>
          <w:kern w:val="2"/>
          <w:sz w:val="21"/>
          <w:szCs w:val="22"/>
          <w:lang w:eastAsia="zh-CN"/>
          <w:rPrChange w:id="920" w:author="Yang, Lisa-JH (shanghai)" w:date="2021-01-27T16:25:00Z">
            <w:rPr>
              <w:rFonts w:ascii="微软雅黑" w:eastAsia="微软雅黑" w:hAnsi="微软雅黑" w:cs="+mn-cs"/>
              <w:i/>
              <w:color w:val="A6A6A6" w:themeColor="background1" w:themeShade="A6"/>
              <w:sz w:val="22"/>
              <w:szCs w:val="22"/>
              <w:lang w:eastAsia="zh-CN"/>
            </w:rPr>
          </w:rPrChange>
        </w:rPr>
      </w:pPr>
      <w:r>
        <w:rPr>
          <w:rFonts w:ascii="Calibri" w:eastAsia="等线" w:hAnsi="Calibri" w:cstheme="minorBidi" w:hint="eastAsia"/>
          <w:kern w:val="2"/>
          <w:sz w:val="21"/>
          <w:szCs w:val="22"/>
          <w:lang w:eastAsia="zh-CN"/>
        </w:rPr>
        <w:t>软件安全需求</w:t>
      </w:r>
    </w:p>
    <w:p w14:paraId="58080F68" w14:textId="6854A551" w:rsidR="008F7085" w:rsidRDefault="008F7085" w:rsidP="008F7085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</w:rPr>
      </w:pPr>
      <w:r w:rsidRPr="00D305AF">
        <w:rPr>
          <w:rFonts w:ascii="Arial" w:eastAsia="微软雅黑" w:hAnsi="Arial" w:cs="Arial"/>
          <w:rPrChange w:id="921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选择验证方法</w:t>
      </w:r>
      <w:r w:rsidRPr="00D305AF">
        <w:rPr>
          <w:rFonts w:ascii="Arial" w:eastAsia="微软雅黑" w:hAnsi="Arial" w:cs="Arial"/>
          <w:rPrChange w:id="922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Selection of verification methods</w:t>
      </w:r>
    </w:p>
    <w:p w14:paraId="125703FF" w14:textId="09F825CA" w:rsidR="005A782C" w:rsidRPr="00D305AF" w:rsidRDefault="00FF7AF9" w:rsidP="00FF7AF9">
      <w:pPr>
        <w:pStyle w:val="a0"/>
        <w:widowControl/>
        <w:spacing w:before="60" w:after="60"/>
        <w:ind w:left="420" w:firstLineChars="0" w:firstLine="0"/>
        <w:rPr>
          <w:rFonts w:ascii="Arial" w:eastAsia="微软雅黑" w:hAnsi="Arial" w:cs="Arial"/>
          <w:rPrChange w:id="923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5A782C">
        <w:rPr>
          <w:rFonts w:ascii="Cambria" w:eastAsiaTheme="minorEastAsia" w:hAnsi="Cambria" w:cs="Cambria"/>
          <w:b/>
          <w:bCs/>
          <w:color w:val="000000"/>
          <w:kern w:val="0"/>
          <w:sz w:val="22"/>
        </w:rPr>
        <w:t>Table 2 — Methods for the verification of safety requirements</w:t>
      </w:r>
    </w:p>
    <w:tbl>
      <w:tblPr>
        <w:tblW w:w="982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 w:themeFill="background1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425"/>
        <w:gridCol w:w="3304"/>
        <w:gridCol w:w="567"/>
        <w:gridCol w:w="567"/>
        <w:gridCol w:w="567"/>
        <w:gridCol w:w="610"/>
        <w:gridCol w:w="3784"/>
      </w:tblGrid>
      <w:tr w:rsidR="008F7085" w:rsidRPr="00D305AF" w14:paraId="7F9211BE" w14:textId="77777777" w:rsidTr="003E36B4">
        <w:trPr>
          <w:cantSplit/>
          <w:tblHeader/>
        </w:trPr>
        <w:tc>
          <w:tcPr>
            <w:tcW w:w="3729" w:type="dxa"/>
            <w:gridSpan w:val="2"/>
            <w:vMerge w:val="restart"/>
            <w:shd w:val="clear" w:color="auto" w:fill="DEEAF6" w:themeFill="accent5" w:themeFillTint="33"/>
          </w:tcPr>
          <w:p w14:paraId="0E760FB4" w14:textId="77777777" w:rsidR="008F7085" w:rsidRPr="00D305AF" w:rsidRDefault="008F7085" w:rsidP="003E36B4">
            <w:pPr>
              <w:pStyle w:val="TabelleTitel"/>
              <w:keepLines w:val="0"/>
              <w:widowControl w:val="0"/>
              <w:rPr>
                <w:rFonts w:eastAsia="微软雅黑"/>
                <w:rPrChange w:id="924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bookmarkStart w:id="925" w:name="_Hlk63415768"/>
            <w:r w:rsidRPr="00D305AF">
              <w:rPr>
                <w:rFonts w:eastAsia="微软雅黑"/>
                <w:rPrChange w:id="926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Methods and measures</w:t>
            </w:r>
          </w:p>
        </w:tc>
        <w:tc>
          <w:tcPr>
            <w:tcW w:w="2311" w:type="dxa"/>
            <w:gridSpan w:val="4"/>
            <w:tcBorders>
              <w:bottom w:val="nil"/>
            </w:tcBorders>
            <w:shd w:val="clear" w:color="auto" w:fill="DEEAF6" w:themeFill="accent5" w:themeFillTint="33"/>
          </w:tcPr>
          <w:p w14:paraId="624529C1" w14:textId="77777777" w:rsidR="008F7085" w:rsidRPr="00D305AF" w:rsidRDefault="008F7085" w:rsidP="003E36B4">
            <w:pPr>
              <w:pStyle w:val="TabelleTitel"/>
              <w:keepLines w:val="0"/>
              <w:widowControl w:val="0"/>
              <w:jc w:val="center"/>
              <w:rPr>
                <w:rFonts w:eastAsia="微软雅黑"/>
                <w:rPrChange w:id="927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/>
                <w:rPrChange w:id="928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ASIL</w:t>
            </w:r>
          </w:p>
        </w:tc>
        <w:tc>
          <w:tcPr>
            <w:tcW w:w="3784" w:type="dxa"/>
            <w:vMerge w:val="restart"/>
            <w:shd w:val="clear" w:color="auto" w:fill="FFFFFF" w:themeFill="background1"/>
          </w:tcPr>
          <w:p w14:paraId="125FC841" w14:textId="77777777" w:rsidR="008F7085" w:rsidRPr="00D305AF" w:rsidRDefault="008F7085" w:rsidP="003E36B4">
            <w:pPr>
              <w:pStyle w:val="TabelleTitel"/>
              <w:keepLines w:val="0"/>
              <w:widowControl w:val="0"/>
              <w:jc w:val="center"/>
              <w:rPr>
                <w:rFonts w:eastAsia="微软雅黑"/>
                <w:lang w:eastAsia="zh-CN"/>
                <w:rPrChange w:id="929" w:author="Yang, Lisa-JH (shanghai)" w:date="2021-01-27T16:25:00Z">
                  <w:rPr>
                    <w:rFonts w:asciiTheme="minorHAnsi" w:eastAsia="微软雅黑" w:hAnsiTheme="minorHAnsi"/>
                    <w:lang w:eastAsia="zh-CN"/>
                  </w:rPr>
                </w:rPrChange>
              </w:rPr>
            </w:pPr>
            <w:r w:rsidRPr="00D305AF">
              <w:rPr>
                <w:rFonts w:eastAsia="微软雅黑"/>
                <w:rPrChange w:id="930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Method selection / Argument</w:t>
            </w:r>
          </w:p>
        </w:tc>
      </w:tr>
      <w:tr w:rsidR="008F7085" w:rsidRPr="00D305AF" w14:paraId="53708CB8" w14:textId="77777777" w:rsidTr="00FF7AF9">
        <w:trPr>
          <w:cantSplit/>
          <w:tblHeader/>
        </w:trPr>
        <w:tc>
          <w:tcPr>
            <w:tcW w:w="3729" w:type="dxa"/>
            <w:gridSpan w:val="2"/>
            <w:vMerge/>
            <w:tcBorders>
              <w:bottom w:val="single" w:sz="2" w:space="0" w:color="auto"/>
            </w:tcBorders>
            <w:shd w:val="clear" w:color="auto" w:fill="DEEAF6" w:themeFill="accent5" w:themeFillTint="33"/>
          </w:tcPr>
          <w:p w14:paraId="21BFA5B4" w14:textId="77777777" w:rsidR="008F7085" w:rsidRPr="00D305AF" w:rsidRDefault="008F7085" w:rsidP="003E36B4">
            <w:pPr>
              <w:pStyle w:val="TabelleTitel"/>
              <w:keepLines w:val="0"/>
              <w:widowControl w:val="0"/>
              <w:rPr>
                <w:rFonts w:eastAsia="微软雅黑"/>
                <w:rPrChange w:id="931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</w:p>
        </w:tc>
        <w:tc>
          <w:tcPr>
            <w:tcW w:w="567" w:type="dxa"/>
            <w:tcBorders>
              <w:top w:val="nil"/>
              <w:bottom w:val="single" w:sz="2" w:space="0" w:color="auto"/>
            </w:tcBorders>
            <w:shd w:val="clear" w:color="auto" w:fill="DEEAF6" w:themeFill="accent5" w:themeFillTint="33"/>
          </w:tcPr>
          <w:p w14:paraId="5044B1A6" w14:textId="77777777" w:rsidR="008F7085" w:rsidRPr="00D305AF" w:rsidRDefault="008F7085" w:rsidP="003E36B4">
            <w:pPr>
              <w:pStyle w:val="TabelleTitel"/>
              <w:keepLines w:val="0"/>
              <w:widowControl w:val="0"/>
              <w:jc w:val="center"/>
              <w:rPr>
                <w:rFonts w:eastAsia="微软雅黑"/>
                <w:rPrChange w:id="932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/>
                <w:rPrChange w:id="933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A</w:t>
            </w:r>
          </w:p>
        </w:tc>
        <w:tc>
          <w:tcPr>
            <w:tcW w:w="567" w:type="dxa"/>
            <w:tcBorders>
              <w:top w:val="nil"/>
              <w:bottom w:val="single" w:sz="2" w:space="0" w:color="auto"/>
            </w:tcBorders>
            <w:shd w:val="clear" w:color="auto" w:fill="DEEAF6" w:themeFill="accent5" w:themeFillTint="33"/>
          </w:tcPr>
          <w:p w14:paraId="765FFD2D" w14:textId="77777777" w:rsidR="008F7085" w:rsidRPr="00D305AF" w:rsidRDefault="008F7085" w:rsidP="003E36B4">
            <w:pPr>
              <w:pStyle w:val="TabelleTitel"/>
              <w:keepLines w:val="0"/>
              <w:widowControl w:val="0"/>
              <w:jc w:val="center"/>
              <w:rPr>
                <w:rFonts w:eastAsia="微软雅黑"/>
                <w:rPrChange w:id="934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/>
                <w:rPrChange w:id="935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B</w:t>
            </w:r>
          </w:p>
        </w:tc>
        <w:tc>
          <w:tcPr>
            <w:tcW w:w="567" w:type="dxa"/>
            <w:tcBorders>
              <w:top w:val="nil"/>
              <w:bottom w:val="single" w:sz="2" w:space="0" w:color="auto"/>
            </w:tcBorders>
            <w:shd w:val="clear" w:color="auto" w:fill="D9E2F3" w:themeFill="accent1" w:themeFillTint="33"/>
          </w:tcPr>
          <w:p w14:paraId="5B809950" w14:textId="77777777" w:rsidR="008F7085" w:rsidRPr="00D305AF" w:rsidRDefault="008F7085" w:rsidP="003E36B4">
            <w:pPr>
              <w:pStyle w:val="TabelleTitel"/>
              <w:keepLines w:val="0"/>
              <w:widowControl w:val="0"/>
              <w:jc w:val="center"/>
              <w:rPr>
                <w:rFonts w:eastAsia="微软雅黑"/>
                <w:rPrChange w:id="936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/>
                <w:rPrChange w:id="937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C</w:t>
            </w:r>
          </w:p>
        </w:tc>
        <w:tc>
          <w:tcPr>
            <w:tcW w:w="610" w:type="dxa"/>
            <w:tcBorders>
              <w:top w:val="nil"/>
              <w:bottom w:val="single" w:sz="2" w:space="0" w:color="auto"/>
            </w:tcBorders>
            <w:shd w:val="clear" w:color="auto" w:fill="FFFF00"/>
          </w:tcPr>
          <w:p w14:paraId="6F86768A" w14:textId="77777777" w:rsidR="008F7085" w:rsidRPr="00D305AF" w:rsidRDefault="008F7085" w:rsidP="003E36B4">
            <w:pPr>
              <w:pStyle w:val="TabelleTitel"/>
              <w:keepLines w:val="0"/>
              <w:widowControl w:val="0"/>
              <w:jc w:val="center"/>
              <w:rPr>
                <w:rFonts w:eastAsia="微软雅黑"/>
                <w:rPrChange w:id="938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/>
                <w:rPrChange w:id="939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D</w:t>
            </w:r>
          </w:p>
        </w:tc>
        <w:tc>
          <w:tcPr>
            <w:tcW w:w="3784" w:type="dxa"/>
            <w:vMerge/>
            <w:shd w:val="clear" w:color="auto" w:fill="FFFFFF" w:themeFill="background1"/>
          </w:tcPr>
          <w:p w14:paraId="147E7C3B" w14:textId="77777777" w:rsidR="008F7085" w:rsidRPr="00D305AF" w:rsidRDefault="008F7085" w:rsidP="003E36B4">
            <w:pPr>
              <w:pStyle w:val="TabelleTitel"/>
              <w:keepLines w:val="0"/>
              <w:widowControl w:val="0"/>
              <w:jc w:val="center"/>
              <w:rPr>
                <w:rFonts w:eastAsia="微软雅黑"/>
                <w:rPrChange w:id="940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</w:p>
        </w:tc>
      </w:tr>
      <w:tr w:rsidR="00FF7AF9" w:rsidRPr="00D305AF" w14:paraId="272180BC" w14:textId="77777777" w:rsidTr="00FF7AF9">
        <w:trPr>
          <w:cantSplit/>
        </w:trPr>
        <w:tc>
          <w:tcPr>
            <w:tcW w:w="425" w:type="dxa"/>
            <w:shd w:val="clear" w:color="auto" w:fill="DEEAF6" w:themeFill="accent5" w:themeFillTint="33"/>
          </w:tcPr>
          <w:p w14:paraId="1FD34BE8" w14:textId="77777777" w:rsidR="00FF7AF9" w:rsidRPr="00D305AF" w:rsidRDefault="00FF7AF9" w:rsidP="00FF7AF9">
            <w:pPr>
              <w:pStyle w:val="TabelleText"/>
              <w:keepLines w:val="0"/>
              <w:widowControl w:val="0"/>
              <w:rPr>
                <w:rFonts w:eastAsia="微软雅黑" w:cs="Arial"/>
                <w:rPrChange w:id="941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942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1a</w:t>
            </w:r>
          </w:p>
        </w:tc>
        <w:tc>
          <w:tcPr>
            <w:tcW w:w="3304" w:type="dxa"/>
          </w:tcPr>
          <w:p w14:paraId="0813CDB0" w14:textId="0EB60C36" w:rsidR="00FF7AF9" w:rsidRPr="00D305AF" w:rsidRDefault="00FF7AF9" w:rsidP="00FF7AF9">
            <w:pPr>
              <w:pStyle w:val="TabelleText"/>
              <w:keepLines w:val="0"/>
              <w:widowControl w:val="0"/>
              <w:rPr>
                <w:rFonts w:eastAsia="微软雅黑" w:cs="Arial"/>
                <w:rPrChange w:id="943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Verification by walk-through</w:t>
            </w:r>
          </w:p>
        </w:tc>
        <w:tc>
          <w:tcPr>
            <w:tcW w:w="567" w:type="dxa"/>
          </w:tcPr>
          <w:p w14:paraId="7AC69A92" w14:textId="5172A8C4" w:rsidR="00FF7AF9" w:rsidRPr="00D305AF" w:rsidRDefault="00FF7AF9" w:rsidP="00FF7AF9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944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++</w:t>
            </w:r>
          </w:p>
        </w:tc>
        <w:tc>
          <w:tcPr>
            <w:tcW w:w="567" w:type="dxa"/>
          </w:tcPr>
          <w:p w14:paraId="3024D7BD" w14:textId="7E51F77D" w:rsidR="00FF7AF9" w:rsidRPr="00D305AF" w:rsidRDefault="00FF7AF9" w:rsidP="00FF7AF9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945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+</w:t>
            </w:r>
          </w:p>
        </w:tc>
        <w:tc>
          <w:tcPr>
            <w:tcW w:w="567" w:type="dxa"/>
          </w:tcPr>
          <w:p w14:paraId="10753B84" w14:textId="0081E574" w:rsidR="00FF7AF9" w:rsidRPr="00D305AF" w:rsidRDefault="00FF7AF9" w:rsidP="00FF7AF9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946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610" w:type="dxa"/>
            <w:shd w:val="clear" w:color="auto" w:fill="FFFF00"/>
          </w:tcPr>
          <w:p w14:paraId="7C78DFDC" w14:textId="0C42962A" w:rsidR="00FF7AF9" w:rsidRPr="00D305AF" w:rsidRDefault="00FF7AF9" w:rsidP="00FF7AF9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947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3784" w:type="dxa"/>
            <w:shd w:val="clear" w:color="auto" w:fill="FFFF00"/>
          </w:tcPr>
          <w:p w14:paraId="443101DE" w14:textId="1569FAFE" w:rsidR="00FF7AF9" w:rsidRPr="00DC3AC8" w:rsidRDefault="00FF7AF9" w:rsidP="00FF7AF9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948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FF7AF9" w:rsidRPr="00D305AF" w14:paraId="79AAEA22" w14:textId="77777777" w:rsidTr="00FF7AF9">
        <w:trPr>
          <w:cantSplit/>
        </w:trPr>
        <w:tc>
          <w:tcPr>
            <w:tcW w:w="425" w:type="dxa"/>
            <w:shd w:val="clear" w:color="auto" w:fill="DEEAF6" w:themeFill="accent5" w:themeFillTint="33"/>
          </w:tcPr>
          <w:p w14:paraId="4B547307" w14:textId="77777777" w:rsidR="00FF7AF9" w:rsidRPr="00D305AF" w:rsidRDefault="00FF7AF9" w:rsidP="00FF7AF9">
            <w:pPr>
              <w:pStyle w:val="TabelleText"/>
              <w:keepLines w:val="0"/>
              <w:widowControl w:val="0"/>
              <w:rPr>
                <w:rFonts w:eastAsia="微软雅黑" w:cs="Arial"/>
                <w:rPrChange w:id="949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950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1b</w:t>
            </w:r>
          </w:p>
        </w:tc>
        <w:tc>
          <w:tcPr>
            <w:tcW w:w="3304" w:type="dxa"/>
          </w:tcPr>
          <w:p w14:paraId="01CDBF5E" w14:textId="726E5427" w:rsidR="00FF7AF9" w:rsidRPr="00D305AF" w:rsidRDefault="00FF7AF9" w:rsidP="00FF7AF9">
            <w:pPr>
              <w:pStyle w:val="TabelleText"/>
              <w:keepLines w:val="0"/>
              <w:widowControl w:val="0"/>
              <w:rPr>
                <w:rFonts w:eastAsia="微软雅黑" w:cs="Arial"/>
                <w:rPrChange w:id="951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Verification by inspection</w:t>
            </w:r>
          </w:p>
        </w:tc>
        <w:tc>
          <w:tcPr>
            <w:tcW w:w="567" w:type="dxa"/>
          </w:tcPr>
          <w:p w14:paraId="4D333B3C" w14:textId="311F5B31" w:rsidR="00FF7AF9" w:rsidRPr="00D305AF" w:rsidRDefault="00FF7AF9" w:rsidP="00FF7AF9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952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+</w:t>
            </w:r>
          </w:p>
        </w:tc>
        <w:tc>
          <w:tcPr>
            <w:tcW w:w="567" w:type="dxa"/>
          </w:tcPr>
          <w:p w14:paraId="41744E95" w14:textId="231559F6" w:rsidR="00FF7AF9" w:rsidRPr="00D305AF" w:rsidRDefault="00FF7AF9" w:rsidP="00FF7AF9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953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++</w:t>
            </w:r>
          </w:p>
        </w:tc>
        <w:tc>
          <w:tcPr>
            <w:tcW w:w="567" w:type="dxa"/>
          </w:tcPr>
          <w:p w14:paraId="25F7762F" w14:textId="14AAFCA6" w:rsidR="00FF7AF9" w:rsidRPr="00D305AF" w:rsidRDefault="00FF7AF9" w:rsidP="00FF7AF9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954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++</w:t>
            </w:r>
          </w:p>
        </w:tc>
        <w:tc>
          <w:tcPr>
            <w:tcW w:w="610" w:type="dxa"/>
            <w:shd w:val="clear" w:color="auto" w:fill="FFFF00"/>
          </w:tcPr>
          <w:p w14:paraId="217DAA90" w14:textId="782A6E8C" w:rsidR="00FF7AF9" w:rsidRPr="00D305AF" w:rsidRDefault="00FF7AF9" w:rsidP="00FF7AF9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955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++</w:t>
            </w:r>
          </w:p>
        </w:tc>
        <w:tc>
          <w:tcPr>
            <w:tcW w:w="3784" w:type="dxa"/>
            <w:shd w:val="clear" w:color="auto" w:fill="FFFF00"/>
          </w:tcPr>
          <w:p w14:paraId="6D0526B5" w14:textId="1DCEABEE" w:rsidR="00FF7AF9" w:rsidRPr="00DC3AC8" w:rsidRDefault="00FF7AF9" w:rsidP="00FF7AF9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956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FF7AF9" w:rsidRPr="00D305AF" w14:paraId="31111BF9" w14:textId="77777777" w:rsidTr="00FF7AF9">
        <w:trPr>
          <w:cantSplit/>
        </w:trPr>
        <w:tc>
          <w:tcPr>
            <w:tcW w:w="425" w:type="dxa"/>
            <w:shd w:val="clear" w:color="auto" w:fill="DEEAF6" w:themeFill="accent5" w:themeFillTint="33"/>
          </w:tcPr>
          <w:p w14:paraId="2CE50846" w14:textId="77777777" w:rsidR="00FF7AF9" w:rsidRPr="00D305AF" w:rsidRDefault="00FF7AF9" w:rsidP="00FF7AF9">
            <w:pPr>
              <w:pStyle w:val="TabelleText"/>
              <w:keepLines w:val="0"/>
              <w:widowControl w:val="0"/>
              <w:rPr>
                <w:rFonts w:eastAsia="微软雅黑" w:cs="Arial"/>
                <w:rPrChange w:id="957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958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1c</w:t>
            </w:r>
          </w:p>
        </w:tc>
        <w:tc>
          <w:tcPr>
            <w:tcW w:w="3304" w:type="dxa"/>
          </w:tcPr>
          <w:p w14:paraId="697B2AE3" w14:textId="321B2320" w:rsidR="00FF7AF9" w:rsidRPr="00D305AF" w:rsidRDefault="00FF7AF9" w:rsidP="00FF7AF9">
            <w:pPr>
              <w:pStyle w:val="TabelleText"/>
              <w:keepLines w:val="0"/>
              <w:widowControl w:val="0"/>
              <w:rPr>
                <w:rFonts w:eastAsia="微软雅黑" w:cs="Arial"/>
                <w:rPrChange w:id="959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 xml:space="preserve">Semi-formal </w:t>
            </w:r>
            <w:proofErr w:type="spellStart"/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verification</w:t>
            </w:r>
            <w:r w:rsidRPr="005A782C">
              <w:rPr>
                <w:rFonts w:ascii="Cambria" w:eastAsiaTheme="minorEastAsia" w:hAnsi="Cambria" w:cs="Cambria"/>
                <w:color w:val="000000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567" w:type="dxa"/>
          </w:tcPr>
          <w:p w14:paraId="35292EEA" w14:textId="0C8ED0C3" w:rsidR="00FF7AF9" w:rsidRPr="00D305AF" w:rsidRDefault="00FF7AF9" w:rsidP="00FF7AF9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960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+</w:t>
            </w:r>
          </w:p>
        </w:tc>
        <w:tc>
          <w:tcPr>
            <w:tcW w:w="567" w:type="dxa"/>
          </w:tcPr>
          <w:p w14:paraId="07F9A8CB" w14:textId="0F426768" w:rsidR="00FF7AF9" w:rsidRPr="00D305AF" w:rsidRDefault="00FF7AF9" w:rsidP="00FF7AF9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961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+</w:t>
            </w:r>
          </w:p>
        </w:tc>
        <w:tc>
          <w:tcPr>
            <w:tcW w:w="567" w:type="dxa"/>
          </w:tcPr>
          <w:p w14:paraId="0FCD28CC" w14:textId="09A51297" w:rsidR="00FF7AF9" w:rsidRPr="00D305AF" w:rsidRDefault="00FF7AF9" w:rsidP="00FF7AF9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962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++</w:t>
            </w:r>
          </w:p>
        </w:tc>
        <w:tc>
          <w:tcPr>
            <w:tcW w:w="610" w:type="dxa"/>
            <w:shd w:val="clear" w:color="auto" w:fill="FFFF00"/>
          </w:tcPr>
          <w:p w14:paraId="4CA2E4AA" w14:textId="4171B613" w:rsidR="00FF7AF9" w:rsidRPr="00D305AF" w:rsidRDefault="00FF7AF9" w:rsidP="00FF7AF9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963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++</w:t>
            </w:r>
          </w:p>
        </w:tc>
        <w:tc>
          <w:tcPr>
            <w:tcW w:w="3784" w:type="dxa"/>
            <w:shd w:val="clear" w:color="auto" w:fill="FFFF00"/>
          </w:tcPr>
          <w:p w14:paraId="202B1D55" w14:textId="1CA69225" w:rsidR="00FF7AF9" w:rsidRPr="00DC3AC8" w:rsidRDefault="00FF7AF9" w:rsidP="00FF7AF9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964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FF7AF9" w:rsidRPr="00D305AF" w14:paraId="11CC583C" w14:textId="77777777" w:rsidTr="00FF7AF9">
        <w:trPr>
          <w:cantSplit/>
        </w:trPr>
        <w:tc>
          <w:tcPr>
            <w:tcW w:w="425" w:type="dxa"/>
            <w:shd w:val="clear" w:color="auto" w:fill="DEEAF6" w:themeFill="accent5" w:themeFillTint="33"/>
          </w:tcPr>
          <w:p w14:paraId="786AEDFB" w14:textId="77777777" w:rsidR="00FF7AF9" w:rsidRPr="00D305AF" w:rsidRDefault="00FF7AF9" w:rsidP="00FF7AF9">
            <w:pPr>
              <w:pStyle w:val="TabelleText"/>
              <w:keepLines w:val="0"/>
              <w:widowControl w:val="0"/>
              <w:rPr>
                <w:rFonts w:eastAsia="微软雅黑" w:cs="Arial"/>
                <w:rPrChange w:id="965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966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1d</w:t>
            </w:r>
          </w:p>
        </w:tc>
        <w:tc>
          <w:tcPr>
            <w:tcW w:w="3304" w:type="dxa"/>
          </w:tcPr>
          <w:p w14:paraId="39389DCF" w14:textId="0CD4AB47" w:rsidR="00FF7AF9" w:rsidRPr="00D305AF" w:rsidRDefault="00FF7AF9" w:rsidP="00FF7AF9">
            <w:pPr>
              <w:pStyle w:val="TabelleText"/>
              <w:keepLines w:val="0"/>
              <w:widowControl w:val="0"/>
              <w:rPr>
                <w:rFonts w:eastAsia="微软雅黑" w:cs="Arial"/>
                <w:rPrChange w:id="967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 xml:space="preserve">Formal </w:t>
            </w:r>
            <w:proofErr w:type="spellStart"/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verification</w:t>
            </w:r>
            <w:r w:rsidRPr="005A782C">
              <w:rPr>
                <w:rFonts w:ascii="Cambria" w:eastAsiaTheme="minorEastAsia" w:hAnsi="Cambria" w:cs="Cambria"/>
                <w:color w:val="000000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567" w:type="dxa"/>
          </w:tcPr>
          <w:p w14:paraId="4C0AF021" w14:textId="3134BCC2" w:rsidR="00FF7AF9" w:rsidRPr="00D305AF" w:rsidRDefault="00FF7AF9" w:rsidP="00FF7AF9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968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567" w:type="dxa"/>
          </w:tcPr>
          <w:p w14:paraId="5AAB0B56" w14:textId="04E4D12C" w:rsidR="00FF7AF9" w:rsidRPr="00D305AF" w:rsidRDefault="00FF7AF9" w:rsidP="00FF7AF9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969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+</w:t>
            </w:r>
          </w:p>
        </w:tc>
        <w:tc>
          <w:tcPr>
            <w:tcW w:w="567" w:type="dxa"/>
          </w:tcPr>
          <w:p w14:paraId="6EDECAEA" w14:textId="143AF554" w:rsidR="00FF7AF9" w:rsidRPr="00D305AF" w:rsidRDefault="00FF7AF9" w:rsidP="00FF7AF9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970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+</w:t>
            </w:r>
          </w:p>
        </w:tc>
        <w:tc>
          <w:tcPr>
            <w:tcW w:w="610" w:type="dxa"/>
            <w:shd w:val="clear" w:color="auto" w:fill="FFFF00"/>
          </w:tcPr>
          <w:p w14:paraId="741B69B1" w14:textId="64BAF183" w:rsidR="00FF7AF9" w:rsidRPr="00D305AF" w:rsidRDefault="00FF7AF9" w:rsidP="00FF7AF9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971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5A782C">
              <w:rPr>
                <w:rFonts w:ascii="Cambria" w:eastAsiaTheme="minorEastAsia" w:hAnsi="Cambria" w:cs="Cambria"/>
                <w:color w:val="000000"/>
                <w:sz w:val="20"/>
                <w:szCs w:val="20"/>
              </w:rPr>
              <w:t>+</w:t>
            </w:r>
          </w:p>
        </w:tc>
        <w:tc>
          <w:tcPr>
            <w:tcW w:w="3784" w:type="dxa"/>
            <w:shd w:val="clear" w:color="auto" w:fill="FFFF00"/>
          </w:tcPr>
          <w:p w14:paraId="5AB2A0B6" w14:textId="3D415043" w:rsidR="00FF7AF9" w:rsidRPr="00DC3AC8" w:rsidRDefault="00FF7AF9" w:rsidP="00FF7AF9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972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</w:tbl>
    <w:bookmarkEnd w:id="925"/>
    <w:p w14:paraId="3D047D5F" w14:textId="7188CEE6" w:rsidR="008F7085" w:rsidRDefault="00FF7AF9" w:rsidP="008F7085">
      <w:pPr>
        <w:rPr>
          <w:rFonts w:ascii="Arial" w:eastAsia="微软雅黑" w:hAnsi="Arial" w:cs="Arial"/>
          <w:color w:val="0000FF"/>
          <w:sz w:val="16"/>
          <w:szCs w:val="18"/>
        </w:rPr>
      </w:pPr>
      <w:r w:rsidRPr="00D305AF">
        <w:rPr>
          <w:rFonts w:ascii="Arial" w:eastAsia="微软雅黑" w:hAnsi="Arial" w:cs="Arial"/>
          <w:color w:val="0000FF"/>
          <w:sz w:val="16"/>
          <w:szCs w:val="18"/>
          <w:rPrChange w:id="973" w:author="Yang, Lisa-JH (shanghai)" w:date="2021-01-27T16:25:00Z">
            <w:rPr>
              <w:rFonts w:eastAsia="微软雅黑"/>
              <w:color w:val="0000FF"/>
              <w:sz w:val="16"/>
              <w:szCs w:val="18"/>
            </w:rPr>
          </w:rPrChange>
        </w:rPr>
        <w:t xml:space="preserve">ISO26262:2018 part </w:t>
      </w:r>
      <w:r>
        <w:rPr>
          <w:rFonts w:ascii="Arial" w:eastAsia="微软雅黑" w:hAnsi="Arial" w:cs="Arial"/>
          <w:color w:val="0000FF"/>
          <w:sz w:val="16"/>
          <w:szCs w:val="18"/>
        </w:rPr>
        <w:t>8</w:t>
      </w:r>
      <w:r w:rsidRPr="00D305AF">
        <w:rPr>
          <w:rFonts w:ascii="Arial" w:eastAsia="微软雅黑" w:hAnsi="Arial" w:cs="Arial"/>
          <w:color w:val="0000FF"/>
          <w:sz w:val="16"/>
          <w:szCs w:val="18"/>
          <w:rPrChange w:id="974" w:author="Yang, Lisa-JH (shanghai)" w:date="2021-01-27T16:25:00Z">
            <w:rPr>
              <w:rFonts w:eastAsia="微软雅黑"/>
              <w:color w:val="0000FF"/>
              <w:sz w:val="16"/>
              <w:szCs w:val="18"/>
            </w:rPr>
          </w:rPrChange>
        </w:rPr>
        <w:t xml:space="preserve"> – Table 4</w:t>
      </w:r>
    </w:p>
    <w:p w14:paraId="287651CE" w14:textId="77777777" w:rsidR="00FF7AF9" w:rsidRPr="00D305AF" w:rsidRDefault="00FF7AF9" w:rsidP="008F7085">
      <w:pPr>
        <w:rPr>
          <w:rFonts w:ascii="Arial" w:hAnsi="Arial" w:cs="Arial"/>
          <w:rPrChange w:id="975" w:author="Yang, Lisa-JH (shanghai)" w:date="2021-01-27T16:25:00Z">
            <w:rPr/>
          </w:rPrChange>
        </w:rPr>
      </w:pPr>
    </w:p>
    <w:p w14:paraId="704A686C" w14:textId="77777777" w:rsidR="008F7085" w:rsidRPr="00D305AF" w:rsidRDefault="008F7085" w:rsidP="008F7085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hAnsi="Arial" w:cs="Arial"/>
          <w:rPrChange w:id="976" w:author="Yang, Lisa-JH (shanghai)" w:date="2021-01-27T16:25:00Z">
            <w:rPr/>
          </w:rPrChange>
        </w:rPr>
      </w:pPr>
      <w:r w:rsidRPr="00D305AF">
        <w:rPr>
          <w:rFonts w:ascii="Arial" w:eastAsia="微软雅黑" w:hAnsi="Arial" w:cs="Arial"/>
          <w:rPrChange w:id="977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</w:t>
      </w:r>
      <w:r w:rsidRPr="00D305AF">
        <w:rPr>
          <w:rFonts w:ascii="Arial" w:eastAsia="微软雅黑" w:hAnsi="Arial" w:cs="Arial" w:hint="eastAsia"/>
          <w:rPrChange w:id="978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活动</w:t>
      </w:r>
      <w:r w:rsidRPr="00D305AF">
        <w:rPr>
          <w:rFonts w:ascii="Arial" w:eastAsia="微软雅黑" w:hAnsi="Arial" w:cs="Arial"/>
          <w:rPrChange w:id="979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Activity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5"/>
        <w:gridCol w:w="7171"/>
      </w:tblGrid>
      <w:tr w:rsidR="008F7085" w:rsidRPr="00D305AF" w14:paraId="79162A62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7194D8F0" w14:textId="77777777" w:rsidR="008F7085" w:rsidRPr="00D305AF" w:rsidRDefault="008F7085" w:rsidP="003E36B4">
            <w:pPr>
              <w:jc w:val="center"/>
              <w:rPr>
                <w:rFonts w:ascii="Arial" w:eastAsia="黑体" w:hAnsi="Arial" w:cs="Arial"/>
                <w:b/>
                <w:rPrChange w:id="98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981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输入</w:t>
            </w:r>
            <w:r w:rsidRPr="00D305AF">
              <w:rPr>
                <w:rFonts w:ascii="Arial" w:eastAsia="黑体" w:hAnsi="Arial" w:cs="Arial"/>
                <w:b/>
                <w:rPrChange w:id="98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 xml:space="preserve"> / Input</w:t>
            </w:r>
          </w:p>
        </w:tc>
        <w:tc>
          <w:tcPr>
            <w:tcW w:w="7171" w:type="dxa"/>
          </w:tcPr>
          <w:p w14:paraId="765369FE" w14:textId="0DB0E45F" w:rsidR="002622F1" w:rsidRPr="00DC3AC8" w:rsidRDefault="002622F1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983" w:author="Yang, Lisa-JH (shanghai)" w:date="2021-01-27T16:25:00Z">
                  <w:rPr>
                    <w:rFonts w:asciiTheme="minorHAnsi" w:hAnsiTheme="minorHAnsi"/>
                    <w:i/>
                    <w:color w:val="0000FF"/>
                    <w:lang w:eastAsia="zh-CN"/>
                  </w:rPr>
                </w:rPrChange>
              </w:rPr>
            </w:pPr>
          </w:p>
        </w:tc>
      </w:tr>
      <w:tr w:rsidR="008F7085" w:rsidRPr="00D305AF" w14:paraId="47EB885E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6264EE35" w14:textId="77777777" w:rsidR="008F7085" w:rsidRPr="00D305AF" w:rsidRDefault="008F7085" w:rsidP="003E36B4">
            <w:pPr>
              <w:jc w:val="center"/>
              <w:rPr>
                <w:rFonts w:ascii="Arial" w:eastAsia="黑体" w:hAnsi="Arial" w:cs="Arial"/>
                <w:b/>
                <w:rPrChange w:id="98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985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输出</w:t>
            </w:r>
            <w:r w:rsidRPr="00D305AF">
              <w:rPr>
                <w:rFonts w:ascii="Arial" w:eastAsia="黑体" w:hAnsi="Arial" w:cs="Arial"/>
                <w:b/>
                <w:rPrChange w:id="98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 xml:space="preserve"> / Output</w:t>
            </w:r>
          </w:p>
        </w:tc>
        <w:tc>
          <w:tcPr>
            <w:tcW w:w="7171" w:type="dxa"/>
          </w:tcPr>
          <w:p w14:paraId="63D044C8" w14:textId="5635D5AB" w:rsidR="008F7085" w:rsidRPr="00DC3AC8" w:rsidRDefault="008F7085" w:rsidP="002622F1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987" w:author="Yang, Lisa-JH (shanghai)" w:date="2021-01-27T16:25:00Z">
                  <w:rPr>
                    <w:rFonts w:asciiTheme="minorHAnsi" w:hAnsiTheme="minorHAnsi"/>
                    <w:i/>
                    <w:color w:val="0000FF"/>
                  </w:rPr>
                </w:rPrChange>
              </w:rPr>
            </w:pPr>
          </w:p>
        </w:tc>
      </w:tr>
      <w:tr w:rsidR="008F7085" w:rsidRPr="00D305AF" w14:paraId="37CF3D9B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31DB6494" w14:textId="77777777" w:rsidR="008F7085" w:rsidRPr="00D305AF" w:rsidRDefault="008F7085" w:rsidP="003E36B4">
            <w:pPr>
              <w:jc w:val="center"/>
              <w:rPr>
                <w:rFonts w:ascii="Arial" w:eastAsia="黑体" w:hAnsi="Arial" w:cs="Arial"/>
                <w:b/>
                <w:rPrChange w:id="98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989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验证时机</w:t>
            </w:r>
          </w:p>
          <w:p w14:paraId="48AE40DB" w14:textId="77777777" w:rsidR="008F7085" w:rsidRPr="00D305AF" w:rsidRDefault="008F7085" w:rsidP="003E36B4">
            <w:pPr>
              <w:jc w:val="center"/>
              <w:rPr>
                <w:rFonts w:ascii="Arial" w:eastAsia="黑体" w:hAnsi="Arial" w:cs="Arial"/>
                <w:b/>
                <w:rPrChange w:id="99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99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Timing</w:t>
            </w:r>
          </w:p>
        </w:tc>
        <w:tc>
          <w:tcPr>
            <w:tcW w:w="7171" w:type="dxa"/>
          </w:tcPr>
          <w:p w14:paraId="5FFAE926" w14:textId="6A52F40F" w:rsidR="008F7085" w:rsidRPr="00DC3AC8" w:rsidRDefault="008F7085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992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8F7085" w:rsidRPr="00D305AF" w14:paraId="66DEF33D" w14:textId="77777777" w:rsidTr="00F86EA6">
        <w:tc>
          <w:tcPr>
            <w:tcW w:w="2405" w:type="dxa"/>
            <w:shd w:val="clear" w:color="auto" w:fill="F2F2F2" w:themeFill="background1" w:themeFillShade="F2"/>
          </w:tcPr>
          <w:p w14:paraId="247B453E" w14:textId="77777777" w:rsidR="008F7085" w:rsidRPr="00D305AF" w:rsidRDefault="008F7085" w:rsidP="003E36B4">
            <w:pPr>
              <w:jc w:val="center"/>
              <w:rPr>
                <w:rFonts w:ascii="Arial" w:eastAsia="黑体" w:hAnsi="Arial" w:cs="Arial"/>
                <w:b/>
                <w:rPrChange w:id="99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994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验证环境</w:t>
            </w:r>
          </w:p>
          <w:p w14:paraId="281C1E83" w14:textId="77777777" w:rsidR="008F7085" w:rsidRPr="00D305AF" w:rsidRDefault="008F7085" w:rsidP="003E36B4">
            <w:pPr>
              <w:jc w:val="center"/>
              <w:rPr>
                <w:rFonts w:ascii="Arial" w:eastAsia="黑体" w:hAnsi="Arial" w:cs="Arial"/>
                <w:b/>
                <w:rPrChange w:id="99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99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 xml:space="preserve">Verification </w:t>
            </w:r>
            <w:r w:rsidRPr="00D305AF">
              <w:rPr>
                <w:rFonts w:ascii="Arial" w:eastAsia="黑体" w:hAnsi="Arial" w:cs="Arial"/>
                <w:b/>
                <w:rPrChange w:id="997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lastRenderedPageBreak/>
              <w:t>Environment</w:t>
            </w:r>
          </w:p>
        </w:tc>
        <w:tc>
          <w:tcPr>
            <w:tcW w:w="7171" w:type="dxa"/>
            <w:shd w:val="clear" w:color="auto" w:fill="auto"/>
          </w:tcPr>
          <w:p w14:paraId="59CB49E6" w14:textId="0B69D5B8" w:rsidR="008F7085" w:rsidRPr="00DC3AC8" w:rsidRDefault="008F7085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998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8F7085" w:rsidRPr="00D305AF" w14:paraId="5073FE3C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12266093" w14:textId="77777777" w:rsidR="008F7085" w:rsidRPr="00D305AF" w:rsidRDefault="008F7085" w:rsidP="003E36B4">
            <w:pPr>
              <w:jc w:val="center"/>
              <w:rPr>
                <w:rFonts w:ascii="Arial" w:eastAsia="黑体" w:hAnsi="Arial" w:cs="Arial"/>
                <w:b/>
                <w:rPrChange w:id="99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000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验证准则</w:t>
            </w:r>
          </w:p>
          <w:p w14:paraId="6553B314" w14:textId="77777777" w:rsidR="008F7085" w:rsidRPr="00D305AF" w:rsidRDefault="008F7085" w:rsidP="003E36B4">
            <w:pPr>
              <w:jc w:val="center"/>
              <w:rPr>
                <w:rFonts w:ascii="Arial" w:eastAsia="黑体" w:hAnsi="Arial" w:cs="Arial"/>
                <w:b/>
                <w:rPrChange w:id="100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00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Criteria</w:t>
            </w:r>
          </w:p>
          <w:p w14:paraId="5709F1A3" w14:textId="77777777" w:rsidR="008F7085" w:rsidRPr="00D305AF" w:rsidRDefault="008F7085" w:rsidP="003E36B4">
            <w:pPr>
              <w:jc w:val="center"/>
              <w:rPr>
                <w:rFonts w:ascii="Arial" w:eastAsia="黑体" w:hAnsi="Arial" w:cs="Arial"/>
                <w:b/>
                <w:rPrChange w:id="100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004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（包括：验证异常时的措施及回归策略）</w:t>
            </w:r>
          </w:p>
        </w:tc>
        <w:tc>
          <w:tcPr>
            <w:tcW w:w="7171" w:type="dxa"/>
          </w:tcPr>
          <w:p w14:paraId="3E760393" w14:textId="0C35DFA2" w:rsidR="008F7085" w:rsidRPr="00DC3AC8" w:rsidRDefault="008F7085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005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8F7085" w:rsidRPr="00D305AF" w14:paraId="00E638D7" w14:textId="77777777" w:rsidTr="00F86EA6">
        <w:tc>
          <w:tcPr>
            <w:tcW w:w="2405" w:type="dxa"/>
            <w:shd w:val="clear" w:color="auto" w:fill="F2F2F2" w:themeFill="background1" w:themeFillShade="F2"/>
          </w:tcPr>
          <w:p w14:paraId="0CED29DA" w14:textId="77777777" w:rsidR="008F7085" w:rsidRPr="00D305AF" w:rsidRDefault="008F7085" w:rsidP="003E36B4">
            <w:pPr>
              <w:jc w:val="center"/>
              <w:rPr>
                <w:rFonts w:ascii="Arial" w:eastAsia="黑体" w:hAnsi="Arial" w:cs="Arial"/>
                <w:b/>
                <w:rPrChange w:id="100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007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使用的工具</w:t>
            </w:r>
          </w:p>
          <w:p w14:paraId="016B52D0" w14:textId="77777777" w:rsidR="008F7085" w:rsidRPr="00D305AF" w:rsidRDefault="008F7085" w:rsidP="003E36B4">
            <w:pPr>
              <w:jc w:val="center"/>
              <w:rPr>
                <w:rFonts w:ascii="Arial" w:eastAsia="黑体" w:hAnsi="Arial" w:cs="Arial"/>
                <w:b/>
                <w:rPrChange w:id="100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00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Tools to be used</w:t>
            </w:r>
          </w:p>
        </w:tc>
        <w:tc>
          <w:tcPr>
            <w:tcW w:w="7171" w:type="dxa"/>
            <w:shd w:val="clear" w:color="auto" w:fill="auto"/>
          </w:tcPr>
          <w:p w14:paraId="0D549509" w14:textId="7638A764" w:rsidR="008F7085" w:rsidRPr="00DC3AC8" w:rsidRDefault="008F7085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010" w:author="Yang, Lisa-JH (shanghai)" w:date="2021-01-27T16:25:00Z">
                  <w:rPr>
                    <w:rFonts w:asciiTheme="minorHAnsi" w:eastAsia="微软雅黑" w:hAnsiTheme="minorHAnsi"/>
                    <w:color w:val="00B0F0"/>
                  </w:rPr>
                </w:rPrChange>
              </w:rPr>
            </w:pPr>
          </w:p>
        </w:tc>
      </w:tr>
      <w:tr w:rsidR="008F7085" w:rsidRPr="00D305AF" w14:paraId="08FF5685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1B1F426C" w14:textId="77777777" w:rsidR="008F7085" w:rsidRPr="00D305AF" w:rsidRDefault="008F7085" w:rsidP="003E36B4">
            <w:pPr>
              <w:jc w:val="center"/>
              <w:rPr>
                <w:rFonts w:ascii="Arial" w:eastAsia="黑体" w:hAnsi="Arial" w:cs="Arial"/>
                <w:b/>
                <w:rPrChange w:id="101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012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责任人</w:t>
            </w:r>
          </w:p>
          <w:p w14:paraId="1943EECF" w14:textId="77777777" w:rsidR="008F7085" w:rsidRPr="00D305AF" w:rsidRDefault="008F7085" w:rsidP="003E36B4">
            <w:pPr>
              <w:jc w:val="center"/>
              <w:rPr>
                <w:rFonts w:ascii="Arial" w:eastAsia="黑体" w:hAnsi="Arial" w:cs="Arial"/>
                <w:b/>
                <w:rPrChange w:id="101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01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Responsible</w:t>
            </w:r>
          </w:p>
        </w:tc>
        <w:tc>
          <w:tcPr>
            <w:tcW w:w="7171" w:type="dxa"/>
          </w:tcPr>
          <w:p w14:paraId="5E2D400F" w14:textId="767AA654" w:rsidR="008F7085" w:rsidRPr="00DC3AC8" w:rsidRDefault="008F7085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015" w:author="Yang, Lisa-JH (shanghai)" w:date="2021-01-27T16:25:00Z">
                  <w:rPr>
                    <w:rFonts w:asciiTheme="minorHAnsi" w:eastAsia="微软雅黑" w:hAnsiTheme="minorHAnsi"/>
                    <w:color w:val="00B0F0"/>
                  </w:rPr>
                </w:rPrChange>
              </w:rPr>
            </w:pPr>
          </w:p>
        </w:tc>
      </w:tr>
    </w:tbl>
    <w:p w14:paraId="4091E1D5" w14:textId="77777777" w:rsidR="008F7085" w:rsidRPr="008F7085" w:rsidRDefault="008F7085" w:rsidP="008F7085">
      <w:pPr>
        <w:rPr>
          <w:rPrChange w:id="1016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</w:p>
    <w:p w14:paraId="54FDEF8B" w14:textId="77777777" w:rsidR="00AB1012" w:rsidRPr="00D305AF" w:rsidRDefault="00AB1012">
      <w:pPr>
        <w:rPr>
          <w:rFonts w:ascii="Arial" w:hAnsi="Arial" w:cs="Arial"/>
          <w:rPrChange w:id="1017" w:author="Yang, Lisa-JH (shanghai)" w:date="2021-01-27T16:25:00Z">
            <w:rPr/>
          </w:rPrChange>
        </w:rPr>
      </w:pPr>
    </w:p>
    <w:p w14:paraId="2CDB8502" w14:textId="77777777" w:rsidR="00AB1012" w:rsidRPr="00D305AF" w:rsidRDefault="002F6370">
      <w:pPr>
        <w:pStyle w:val="3"/>
        <w:keepLines w:val="0"/>
        <w:widowControl/>
        <w:tabs>
          <w:tab w:val="left" w:pos="864"/>
        </w:tabs>
        <w:spacing w:before="120" w:after="60"/>
        <w:rPr>
          <w:rFonts w:ascii="Arial" w:eastAsia="微软雅黑" w:hAnsi="Arial" w:cs="Arial"/>
          <w:rPrChange w:id="1018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bookmarkStart w:id="1019" w:name="_Toc512252630"/>
      <w:bookmarkStart w:id="1020" w:name="_Toc14359"/>
      <w:r w:rsidRPr="00D305AF">
        <w:rPr>
          <w:rFonts w:ascii="Arial" w:eastAsia="微软雅黑" w:hAnsi="Arial" w:cs="Arial" w:hint="eastAsia"/>
          <w:rPrChange w:id="1021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软件架构设计</w:t>
      </w:r>
      <w:r w:rsidRPr="00D305AF">
        <w:rPr>
          <w:rFonts w:ascii="Arial" w:eastAsia="微软雅黑" w:hAnsi="Arial" w:cs="Arial"/>
          <w:rPrChange w:id="1022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Software Architecture Design</w:t>
      </w:r>
      <w:bookmarkEnd w:id="1019"/>
      <w:bookmarkEnd w:id="1020"/>
    </w:p>
    <w:p w14:paraId="7C8A6B93" w14:textId="77777777" w:rsidR="00AB1012" w:rsidRPr="00D305AF" w:rsidRDefault="002F6370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023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1024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验证目的</w:t>
      </w:r>
      <w:r w:rsidRPr="00D305AF">
        <w:rPr>
          <w:rFonts w:ascii="Arial" w:eastAsia="微软雅黑" w:hAnsi="Arial" w:cs="Arial"/>
          <w:rPrChange w:id="1025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Purpose</w:t>
      </w:r>
    </w:p>
    <w:p w14:paraId="654DDC0A" w14:textId="77777777" w:rsidR="00AB1012" w:rsidRPr="00DC3AC8" w:rsidRDefault="002F6370">
      <w:pPr>
        <w:pStyle w:val="aa"/>
        <w:spacing w:before="0" w:beforeAutospacing="0" w:after="0" w:afterAutospacing="0"/>
        <w:rPr>
          <w:rFonts w:ascii="Calibri" w:eastAsia="等线" w:hAnsi="Calibri" w:cstheme="minorBidi"/>
          <w:kern w:val="2"/>
          <w:sz w:val="21"/>
          <w:szCs w:val="22"/>
          <w:lang w:eastAsia="zh-CN"/>
          <w:rPrChange w:id="1026" w:author="Yang, Lisa-JH (shanghai)" w:date="2021-01-27T16:25:00Z">
            <w:rPr>
              <w:rFonts w:ascii="微软雅黑" w:eastAsia="微软雅黑" w:hAnsi="微软雅黑" w:cs="+mn-cs"/>
              <w:i/>
              <w:color w:val="A6A6A6" w:themeColor="background1" w:themeShade="A6"/>
              <w:sz w:val="22"/>
              <w:szCs w:val="22"/>
              <w:lang w:eastAsia="zh-CN"/>
            </w:rPr>
          </w:rPrChange>
        </w:rPr>
      </w:pPr>
      <w:r w:rsidRPr="00DC3AC8">
        <w:rPr>
          <w:rFonts w:ascii="Calibri" w:eastAsia="等线" w:hAnsi="Calibri" w:cstheme="minorBidi" w:hint="eastAsia"/>
          <w:kern w:val="2"/>
          <w:sz w:val="21"/>
          <w:szCs w:val="22"/>
          <w:lang w:eastAsia="zh-CN"/>
          <w:rPrChange w:id="1027" w:author="Yang, Lisa-JH (shanghai)" w:date="2021-01-27T16:25:00Z">
            <w:rPr>
              <w:rFonts w:ascii="微软雅黑" w:eastAsia="微软雅黑" w:hAnsi="微软雅黑" w:cs="+mn-cs" w:hint="eastAsia"/>
              <w:i/>
              <w:color w:val="A6A6A6" w:themeColor="background1" w:themeShade="A6"/>
              <w:sz w:val="22"/>
              <w:szCs w:val="22"/>
              <w:lang w:eastAsia="zh-CN"/>
            </w:rPr>
          </w:rPrChange>
        </w:rPr>
        <w:t>通过对软件架构设计的验证，以确认：</w:t>
      </w:r>
    </w:p>
    <w:p w14:paraId="76FF4C5D" w14:textId="77777777" w:rsidR="00AB1012" w:rsidRPr="00DC3AC8" w:rsidRDefault="002F6370" w:rsidP="00DC3AC8">
      <w:pPr>
        <w:pStyle w:val="aa"/>
        <w:numPr>
          <w:ilvl w:val="0"/>
          <w:numId w:val="9"/>
        </w:numPr>
        <w:spacing w:before="0" w:beforeAutospacing="0" w:after="0" w:afterAutospacing="0"/>
        <w:rPr>
          <w:rFonts w:ascii="Calibri" w:eastAsia="等线" w:hAnsi="Calibri" w:cstheme="minorBidi"/>
          <w:kern w:val="2"/>
          <w:sz w:val="21"/>
          <w:szCs w:val="22"/>
          <w:lang w:eastAsia="zh-CN"/>
          <w:rPrChange w:id="1028" w:author="Yang, Lisa-JH (shanghai)" w:date="2021-01-27T16:25:00Z">
            <w:rPr>
              <w:rFonts w:ascii="微软雅黑" w:eastAsia="微软雅黑" w:hAnsi="微软雅黑" w:cs="+mn-cs"/>
              <w:i/>
              <w:color w:val="A6A6A6" w:themeColor="background1" w:themeShade="A6"/>
              <w:sz w:val="22"/>
              <w:szCs w:val="22"/>
              <w:lang w:eastAsia="zh-CN"/>
            </w:rPr>
          </w:rPrChange>
        </w:rPr>
      </w:pPr>
      <w:r w:rsidRPr="00DC3AC8">
        <w:rPr>
          <w:rFonts w:ascii="Calibri" w:eastAsia="等线" w:hAnsi="Calibri" w:cstheme="minorBidi" w:hint="eastAsia"/>
          <w:kern w:val="2"/>
          <w:sz w:val="21"/>
          <w:szCs w:val="22"/>
          <w:lang w:eastAsia="zh-CN"/>
          <w:rPrChange w:id="1029" w:author="Yang, Lisa-JH (shanghai)" w:date="2021-01-27T16:25:00Z">
            <w:rPr>
              <w:rFonts w:ascii="微软雅黑" w:eastAsia="微软雅黑" w:hAnsi="微软雅黑" w:cs="+mn-cs" w:hint="eastAsia"/>
              <w:i/>
              <w:color w:val="A6A6A6" w:themeColor="background1" w:themeShade="A6"/>
              <w:sz w:val="22"/>
              <w:szCs w:val="22"/>
              <w:lang w:eastAsia="zh-CN"/>
            </w:rPr>
          </w:rPrChange>
        </w:rPr>
        <w:t>与软件需求的符合性</w:t>
      </w:r>
    </w:p>
    <w:p w14:paraId="3B2178BB" w14:textId="77777777" w:rsidR="00AB1012" w:rsidRPr="00DC3AC8" w:rsidRDefault="002F6370" w:rsidP="00DC3AC8">
      <w:pPr>
        <w:pStyle w:val="aa"/>
        <w:numPr>
          <w:ilvl w:val="0"/>
          <w:numId w:val="9"/>
        </w:numPr>
        <w:spacing w:before="0" w:beforeAutospacing="0" w:after="0" w:afterAutospacing="0"/>
        <w:rPr>
          <w:rFonts w:ascii="Calibri" w:eastAsia="等线" w:hAnsi="Calibri" w:cstheme="minorBidi"/>
          <w:kern w:val="2"/>
          <w:sz w:val="21"/>
          <w:szCs w:val="22"/>
          <w:lang w:eastAsia="zh-CN"/>
          <w:rPrChange w:id="1030" w:author="Yang, Lisa-JH (shanghai)" w:date="2021-01-27T16:25:00Z">
            <w:rPr>
              <w:rFonts w:ascii="微软雅黑" w:eastAsia="微软雅黑" w:hAnsi="微软雅黑" w:cs="+mn-cs"/>
              <w:i/>
              <w:color w:val="A6A6A6" w:themeColor="background1" w:themeShade="A6"/>
              <w:sz w:val="22"/>
              <w:szCs w:val="22"/>
              <w:lang w:eastAsia="zh-CN"/>
            </w:rPr>
          </w:rPrChange>
        </w:rPr>
      </w:pPr>
      <w:r w:rsidRPr="00DC3AC8">
        <w:rPr>
          <w:rFonts w:ascii="Calibri" w:eastAsia="等线" w:hAnsi="Calibri" w:cstheme="minorBidi" w:hint="eastAsia"/>
          <w:kern w:val="2"/>
          <w:sz w:val="21"/>
          <w:szCs w:val="22"/>
          <w:lang w:eastAsia="zh-CN"/>
          <w:rPrChange w:id="1031" w:author="Yang, Lisa-JH (shanghai)" w:date="2021-01-27T16:25:00Z">
            <w:rPr>
              <w:rFonts w:ascii="微软雅黑" w:eastAsia="微软雅黑" w:hAnsi="微软雅黑" w:cs="+mn-cs" w:hint="eastAsia"/>
              <w:i/>
              <w:color w:val="A6A6A6" w:themeColor="background1" w:themeShade="A6"/>
              <w:sz w:val="22"/>
              <w:szCs w:val="22"/>
              <w:lang w:eastAsia="zh-CN"/>
            </w:rPr>
          </w:rPrChange>
        </w:rPr>
        <w:t>与目标硬件的兼容性</w:t>
      </w:r>
    </w:p>
    <w:p w14:paraId="0E217BF9" w14:textId="77777777" w:rsidR="00AB1012" w:rsidRPr="00DC3AC8" w:rsidRDefault="002F6370" w:rsidP="00DC3AC8">
      <w:pPr>
        <w:pStyle w:val="aa"/>
        <w:numPr>
          <w:ilvl w:val="0"/>
          <w:numId w:val="9"/>
        </w:numPr>
        <w:spacing w:before="0" w:beforeAutospacing="0" w:after="0" w:afterAutospacing="0"/>
        <w:rPr>
          <w:rFonts w:ascii="Calibri" w:eastAsia="等线" w:hAnsi="Calibri" w:cstheme="minorBidi"/>
          <w:kern w:val="2"/>
          <w:sz w:val="21"/>
          <w:szCs w:val="22"/>
          <w:lang w:eastAsia="zh-CN"/>
          <w:rPrChange w:id="1032" w:author="Yang, Lisa-JH (shanghai)" w:date="2021-01-27T16:25:00Z">
            <w:rPr>
              <w:rFonts w:ascii="微软雅黑" w:eastAsia="微软雅黑" w:hAnsi="微软雅黑" w:cs="+mn-cs"/>
              <w:i/>
              <w:color w:val="A6A6A6" w:themeColor="background1" w:themeShade="A6"/>
              <w:sz w:val="22"/>
              <w:szCs w:val="22"/>
              <w:lang w:eastAsia="zh-CN"/>
            </w:rPr>
          </w:rPrChange>
        </w:rPr>
      </w:pPr>
      <w:r w:rsidRPr="00DC3AC8">
        <w:rPr>
          <w:rFonts w:ascii="Calibri" w:eastAsia="等线" w:hAnsi="Calibri" w:cstheme="minorBidi" w:hint="eastAsia"/>
          <w:kern w:val="2"/>
          <w:sz w:val="21"/>
          <w:szCs w:val="22"/>
          <w:lang w:eastAsia="zh-CN"/>
          <w:rPrChange w:id="1033" w:author="Yang, Lisa-JH (shanghai)" w:date="2021-01-27T16:25:00Z">
            <w:rPr>
              <w:rFonts w:ascii="微软雅黑" w:eastAsia="微软雅黑" w:hAnsi="微软雅黑" w:cs="+mn-cs" w:hint="eastAsia"/>
              <w:i/>
              <w:color w:val="A6A6A6" w:themeColor="background1" w:themeShade="A6"/>
              <w:sz w:val="22"/>
              <w:szCs w:val="22"/>
              <w:lang w:eastAsia="zh-CN"/>
            </w:rPr>
          </w:rPrChange>
        </w:rPr>
        <w:t>符合设计指南</w:t>
      </w:r>
    </w:p>
    <w:p w14:paraId="359DB15C" w14:textId="77777777" w:rsidR="00AB1012" w:rsidRPr="00D305AF" w:rsidRDefault="002F6370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034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1035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</w:t>
      </w:r>
      <w:r w:rsidRPr="00D305AF">
        <w:rPr>
          <w:rFonts w:ascii="Arial" w:eastAsia="微软雅黑" w:hAnsi="Arial" w:cs="Arial" w:hint="eastAsia"/>
          <w:rPrChange w:id="1036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对象</w:t>
      </w:r>
      <w:r w:rsidRPr="00D305AF">
        <w:rPr>
          <w:rFonts w:ascii="Arial" w:eastAsia="微软雅黑" w:hAnsi="Arial" w:cs="Arial"/>
          <w:rPrChange w:id="1037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Object</w:t>
      </w:r>
    </w:p>
    <w:p w14:paraId="7DA9EF35" w14:textId="77777777" w:rsidR="00AB1012" w:rsidRPr="00DC3AC8" w:rsidRDefault="002F6370" w:rsidP="00DC3AC8">
      <w:pPr>
        <w:pStyle w:val="aa"/>
        <w:spacing w:before="0" w:beforeAutospacing="0" w:after="0" w:afterAutospacing="0"/>
        <w:ind w:leftChars="200" w:left="420"/>
        <w:rPr>
          <w:rFonts w:ascii="Calibri" w:eastAsia="等线" w:hAnsi="Calibri" w:cstheme="minorBidi"/>
          <w:kern w:val="2"/>
          <w:sz w:val="21"/>
          <w:szCs w:val="22"/>
          <w:lang w:eastAsia="zh-CN"/>
          <w:rPrChange w:id="1038" w:author="Yang, Lisa-JH (shanghai)" w:date="2021-01-27T16:25:00Z">
            <w:rPr>
              <w:rFonts w:ascii="微软雅黑" w:eastAsia="微软雅黑" w:hAnsi="微软雅黑" w:cs="+mn-cs"/>
              <w:i/>
              <w:color w:val="A6A6A6" w:themeColor="background1" w:themeShade="A6"/>
              <w:sz w:val="22"/>
              <w:szCs w:val="22"/>
              <w:lang w:eastAsia="zh-CN"/>
            </w:rPr>
          </w:rPrChange>
        </w:rPr>
      </w:pPr>
      <w:r w:rsidRPr="00DC3AC8">
        <w:rPr>
          <w:rFonts w:ascii="Calibri" w:eastAsia="等线" w:hAnsi="Calibri" w:cstheme="minorBidi"/>
          <w:kern w:val="2"/>
          <w:sz w:val="21"/>
          <w:szCs w:val="22"/>
          <w:lang w:eastAsia="zh-CN"/>
          <w:rPrChange w:id="1039" w:author="Yang, Lisa-JH (shanghai)" w:date="2021-01-27T16:25:00Z">
            <w:rPr>
              <w:rFonts w:ascii="微软雅黑" w:eastAsia="微软雅黑" w:hAnsi="微软雅黑" w:cs="+mn-cs"/>
              <w:i/>
              <w:color w:val="A6A6A6" w:themeColor="background1" w:themeShade="A6"/>
              <w:sz w:val="22"/>
              <w:szCs w:val="22"/>
              <w:lang w:eastAsia="zh-CN"/>
            </w:rPr>
          </w:rPrChange>
        </w:rPr>
        <w:t>Software architecture design specification</w:t>
      </w:r>
    </w:p>
    <w:p w14:paraId="7B4ACDD2" w14:textId="77777777" w:rsidR="00AB1012" w:rsidRPr="00D305AF" w:rsidRDefault="002F6370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040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1041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选择验证方法</w:t>
      </w:r>
      <w:r w:rsidRPr="00D305AF">
        <w:rPr>
          <w:rFonts w:ascii="Arial" w:eastAsia="微软雅黑" w:hAnsi="Arial" w:cs="Arial"/>
          <w:rPrChange w:id="1042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Selection of verification methods</w:t>
      </w:r>
    </w:p>
    <w:p w14:paraId="495C381A" w14:textId="2F3DE909" w:rsidR="00AB1012" w:rsidRPr="00D305AF" w:rsidRDefault="005A782C" w:rsidP="005A782C">
      <w:pPr>
        <w:ind w:left="420"/>
        <w:rPr>
          <w:rFonts w:ascii="Arial" w:hAnsi="Arial" w:cs="Arial"/>
          <w:rPrChange w:id="1043" w:author="Yang, Lisa-JH (shanghai)" w:date="2021-01-27T16:25:00Z">
            <w:rPr/>
          </w:rPrChange>
        </w:rPr>
      </w:pPr>
      <w:r>
        <w:rPr>
          <w:rFonts w:ascii="Arial" w:hAnsi="Arial" w:cs="Arial" w:hint="eastAsia"/>
        </w:rPr>
        <w:t>参考</w:t>
      </w:r>
      <w:r>
        <w:rPr>
          <w:rFonts w:ascii="Arial" w:hAnsi="Arial" w:cs="Arial" w:hint="eastAsia"/>
        </w:rPr>
        <w:t>method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table</w:t>
      </w:r>
      <w:r>
        <w:rPr>
          <w:rFonts w:ascii="Arial" w:hAnsi="Arial" w:cs="Arial"/>
        </w:rPr>
        <w:t>.</w:t>
      </w:r>
    </w:p>
    <w:tbl>
      <w:tblPr>
        <w:tblW w:w="982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 w:themeFill="background1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425"/>
        <w:gridCol w:w="3304"/>
        <w:gridCol w:w="567"/>
        <w:gridCol w:w="567"/>
        <w:gridCol w:w="567"/>
        <w:gridCol w:w="610"/>
        <w:gridCol w:w="3784"/>
      </w:tblGrid>
      <w:tr w:rsidR="005A782C" w:rsidRPr="00D305AF" w14:paraId="4A92F34E" w14:textId="77777777" w:rsidTr="003E36B4">
        <w:trPr>
          <w:cantSplit/>
          <w:tblHeader/>
        </w:trPr>
        <w:tc>
          <w:tcPr>
            <w:tcW w:w="3729" w:type="dxa"/>
            <w:gridSpan w:val="2"/>
            <w:vMerge w:val="restart"/>
            <w:shd w:val="clear" w:color="auto" w:fill="DEEAF6" w:themeFill="accent5" w:themeFillTint="33"/>
          </w:tcPr>
          <w:p w14:paraId="43E80D37" w14:textId="77777777" w:rsidR="005A782C" w:rsidRPr="00D305AF" w:rsidRDefault="005A782C" w:rsidP="003E36B4">
            <w:pPr>
              <w:pStyle w:val="TabelleTitel"/>
              <w:keepLines w:val="0"/>
              <w:widowControl w:val="0"/>
              <w:rPr>
                <w:rFonts w:eastAsia="微软雅黑"/>
                <w:rPrChange w:id="1044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/>
                <w:rPrChange w:id="1045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Methods and measures</w:t>
            </w:r>
          </w:p>
        </w:tc>
        <w:tc>
          <w:tcPr>
            <w:tcW w:w="2311" w:type="dxa"/>
            <w:gridSpan w:val="4"/>
            <w:tcBorders>
              <w:bottom w:val="nil"/>
            </w:tcBorders>
            <w:shd w:val="clear" w:color="auto" w:fill="DEEAF6" w:themeFill="accent5" w:themeFillTint="33"/>
          </w:tcPr>
          <w:p w14:paraId="384FD53E" w14:textId="77777777" w:rsidR="005A782C" w:rsidRPr="00D305AF" w:rsidRDefault="005A782C" w:rsidP="003E36B4">
            <w:pPr>
              <w:pStyle w:val="TabelleTitel"/>
              <w:keepLines w:val="0"/>
              <w:widowControl w:val="0"/>
              <w:jc w:val="center"/>
              <w:rPr>
                <w:rFonts w:eastAsia="微软雅黑"/>
                <w:rPrChange w:id="1046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/>
                <w:rPrChange w:id="1047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ASIL</w:t>
            </w:r>
          </w:p>
        </w:tc>
        <w:tc>
          <w:tcPr>
            <w:tcW w:w="3784" w:type="dxa"/>
            <w:vMerge w:val="restart"/>
            <w:shd w:val="clear" w:color="auto" w:fill="FFFFFF" w:themeFill="background1"/>
          </w:tcPr>
          <w:p w14:paraId="69B47254" w14:textId="77777777" w:rsidR="005A782C" w:rsidRPr="00D305AF" w:rsidRDefault="005A782C" w:rsidP="003E36B4">
            <w:pPr>
              <w:pStyle w:val="TabelleTitel"/>
              <w:keepLines w:val="0"/>
              <w:widowControl w:val="0"/>
              <w:jc w:val="center"/>
              <w:rPr>
                <w:rFonts w:eastAsia="微软雅黑"/>
                <w:lang w:eastAsia="zh-CN"/>
                <w:rPrChange w:id="1048" w:author="Yang, Lisa-JH (shanghai)" w:date="2021-01-27T16:25:00Z">
                  <w:rPr>
                    <w:rFonts w:asciiTheme="minorHAnsi" w:eastAsia="微软雅黑" w:hAnsiTheme="minorHAnsi"/>
                    <w:lang w:eastAsia="zh-CN"/>
                  </w:rPr>
                </w:rPrChange>
              </w:rPr>
            </w:pPr>
            <w:r w:rsidRPr="00D305AF">
              <w:rPr>
                <w:rFonts w:eastAsia="微软雅黑"/>
                <w:rPrChange w:id="1049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Method selection / Argument</w:t>
            </w:r>
          </w:p>
        </w:tc>
      </w:tr>
      <w:tr w:rsidR="005A782C" w:rsidRPr="00D305AF" w14:paraId="21C64997" w14:textId="77777777" w:rsidTr="00B40EC2">
        <w:trPr>
          <w:cantSplit/>
          <w:tblHeader/>
        </w:trPr>
        <w:tc>
          <w:tcPr>
            <w:tcW w:w="3729" w:type="dxa"/>
            <w:gridSpan w:val="2"/>
            <w:vMerge/>
            <w:tcBorders>
              <w:bottom w:val="single" w:sz="2" w:space="0" w:color="auto"/>
            </w:tcBorders>
            <w:shd w:val="clear" w:color="auto" w:fill="DEEAF6" w:themeFill="accent5" w:themeFillTint="33"/>
          </w:tcPr>
          <w:p w14:paraId="028CDBAB" w14:textId="77777777" w:rsidR="005A782C" w:rsidRPr="00D305AF" w:rsidRDefault="005A782C" w:rsidP="003E36B4">
            <w:pPr>
              <w:pStyle w:val="TabelleTitel"/>
              <w:keepLines w:val="0"/>
              <w:widowControl w:val="0"/>
              <w:rPr>
                <w:rFonts w:eastAsia="微软雅黑"/>
                <w:rPrChange w:id="1050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</w:p>
        </w:tc>
        <w:tc>
          <w:tcPr>
            <w:tcW w:w="567" w:type="dxa"/>
            <w:tcBorders>
              <w:top w:val="nil"/>
              <w:bottom w:val="single" w:sz="2" w:space="0" w:color="auto"/>
            </w:tcBorders>
            <w:shd w:val="clear" w:color="auto" w:fill="DEEAF6" w:themeFill="accent5" w:themeFillTint="33"/>
          </w:tcPr>
          <w:p w14:paraId="70D3EAE9" w14:textId="77777777" w:rsidR="005A782C" w:rsidRPr="00D305AF" w:rsidRDefault="005A782C" w:rsidP="003E36B4">
            <w:pPr>
              <w:pStyle w:val="TabelleTitel"/>
              <w:keepLines w:val="0"/>
              <w:widowControl w:val="0"/>
              <w:jc w:val="center"/>
              <w:rPr>
                <w:rFonts w:eastAsia="微软雅黑"/>
                <w:rPrChange w:id="1051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/>
                <w:rPrChange w:id="1052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A</w:t>
            </w:r>
          </w:p>
        </w:tc>
        <w:tc>
          <w:tcPr>
            <w:tcW w:w="567" w:type="dxa"/>
            <w:tcBorders>
              <w:top w:val="nil"/>
              <w:bottom w:val="single" w:sz="2" w:space="0" w:color="auto"/>
            </w:tcBorders>
            <w:shd w:val="clear" w:color="auto" w:fill="DEEAF6" w:themeFill="accent5" w:themeFillTint="33"/>
          </w:tcPr>
          <w:p w14:paraId="0CE7EAE8" w14:textId="77777777" w:rsidR="005A782C" w:rsidRPr="00D305AF" w:rsidRDefault="005A782C" w:rsidP="003E36B4">
            <w:pPr>
              <w:pStyle w:val="TabelleTitel"/>
              <w:keepLines w:val="0"/>
              <w:widowControl w:val="0"/>
              <w:jc w:val="center"/>
              <w:rPr>
                <w:rFonts w:eastAsia="微软雅黑"/>
                <w:rPrChange w:id="1053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/>
                <w:rPrChange w:id="1054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B</w:t>
            </w:r>
          </w:p>
        </w:tc>
        <w:tc>
          <w:tcPr>
            <w:tcW w:w="567" w:type="dxa"/>
            <w:tcBorders>
              <w:top w:val="nil"/>
              <w:bottom w:val="single" w:sz="2" w:space="0" w:color="auto"/>
            </w:tcBorders>
            <w:shd w:val="clear" w:color="auto" w:fill="DEEAF6" w:themeFill="accent5" w:themeFillTint="33"/>
          </w:tcPr>
          <w:p w14:paraId="382B6CDF" w14:textId="77777777" w:rsidR="005A782C" w:rsidRPr="00D305AF" w:rsidRDefault="005A782C" w:rsidP="003E36B4">
            <w:pPr>
              <w:pStyle w:val="TabelleTitel"/>
              <w:keepLines w:val="0"/>
              <w:widowControl w:val="0"/>
              <w:jc w:val="center"/>
              <w:rPr>
                <w:rFonts w:eastAsia="微软雅黑"/>
                <w:rPrChange w:id="1055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/>
                <w:rPrChange w:id="1056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C</w:t>
            </w:r>
          </w:p>
        </w:tc>
        <w:tc>
          <w:tcPr>
            <w:tcW w:w="610" w:type="dxa"/>
            <w:tcBorders>
              <w:top w:val="nil"/>
              <w:bottom w:val="single" w:sz="2" w:space="0" w:color="auto"/>
            </w:tcBorders>
            <w:shd w:val="clear" w:color="auto" w:fill="FFFF00"/>
          </w:tcPr>
          <w:p w14:paraId="74FC6F64" w14:textId="77777777" w:rsidR="005A782C" w:rsidRPr="00D305AF" w:rsidRDefault="005A782C" w:rsidP="003E36B4">
            <w:pPr>
              <w:pStyle w:val="TabelleTitel"/>
              <w:keepLines w:val="0"/>
              <w:widowControl w:val="0"/>
              <w:jc w:val="center"/>
              <w:rPr>
                <w:rFonts w:eastAsia="微软雅黑"/>
                <w:rPrChange w:id="1057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/>
                <w:rPrChange w:id="1058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D</w:t>
            </w:r>
          </w:p>
        </w:tc>
        <w:tc>
          <w:tcPr>
            <w:tcW w:w="3784" w:type="dxa"/>
            <w:vMerge/>
            <w:shd w:val="clear" w:color="auto" w:fill="FFFFFF" w:themeFill="background1"/>
          </w:tcPr>
          <w:p w14:paraId="134A3B01" w14:textId="77777777" w:rsidR="005A782C" w:rsidRPr="00D305AF" w:rsidRDefault="005A782C" w:rsidP="003E36B4">
            <w:pPr>
              <w:pStyle w:val="TabelleTitel"/>
              <w:keepLines w:val="0"/>
              <w:widowControl w:val="0"/>
              <w:jc w:val="center"/>
              <w:rPr>
                <w:rFonts w:eastAsia="微软雅黑"/>
                <w:rPrChange w:id="1059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</w:p>
        </w:tc>
      </w:tr>
      <w:tr w:rsidR="005A782C" w:rsidRPr="00D305AF" w14:paraId="4893F59E" w14:textId="77777777" w:rsidTr="00B40EC2">
        <w:trPr>
          <w:cantSplit/>
        </w:trPr>
        <w:tc>
          <w:tcPr>
            <w:tcW w:w="425" w:type="dxa"/>
            <w:shd w:val="clear" w:color="auto" w:fill="DEEAF6" w:themeFill="accent5" w:themeFillTint="33"/>
          </w:tcPr>
          <w:p w14:paraId="4F01F07C" w14:textId="77777777" w:rsidR="005A782C" w:rsidRPr="00D305AF" w:rsidRDefault="005A782C" w:rsidP="003E36B4">
            <w:pPr>
              <w:pStyle w:val="TabelleText"/>
              <w:keepLines w:val="0"/>
              <w:widowControl w:val="0"/>
              <w:rPr>
                <w:rFonts w:eastAsia="微软雅黑" w:cs="Arial"/>
                <w:rPrChange w:id="1060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1061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1a</w:t>
            </w:r>
          </w:p>
        </w:tc>
        <w:tc>
          <w:tcPr>
            <w:tcW w:w="3304" w:type="dxa"/>
            <w:shd w:val="clear" w:color="auto" w:fill="DEEAF6" w:themeFill="accent5" w:themeFillTint="33"/>
          </w:tcPr>
          <w:p w14:paraId="18739B97" w14:textId="77777777" w:rsidR="005A782C" w:rsidRPr="00D305AF" w:rsidRDefault="005A782C" w:rsidP="003E36B4">
            <w:pPr>
              <w:pStyle w:val="TabelleText"/>
              <w:keepLines w:val="0"/>
              <w:widowControl w:val="0"/>
              <w:rPr>
                <w:rFonts w:eastAsia="微软雅黑" w:cs="Arial"/>
                <w:rPrChange w:id="1062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1063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Walkthrough of the design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2624C1D4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064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065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++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6B2CB0EA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066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067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2C8BE51D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068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069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o</w:t>
            </w:r>
          </w:p>
        </w:tc>
        <w:tc>
          <w:tcPr>
            <w:tcW w:w="610" w:type="dxa"/>
            <w:shd w:val="clear" w:color="auto" w:fill="FFFF00"/>
          </w:tcPr>
          <w:p w14:paraId="0DE156CA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070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071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o</w:t>
            </w:r>
          </w:p>
        </w:tc>
        <w:tc>
          <w:tcPr>
            <w:tcW w:w="3784" w:type="dxa"/>
            <w:shd w:val="clear" w:color="auto" w:fill="FFFF00"/>
          </w:tcPr>
          <w:p w14:paraId="18CB4147" w14:textId="1E4A309B" w:rsidR="005A782C" w:rsidRPr="00DC3AC8" w:rsidRDefault="005A782C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072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5A782C" w:rsidRPr="00D305AF" w14:paraId="328F7F62" w14:textId="77777777" w:rsidTr="00B40EC2">
        <w:trPr>
          <w:cantSplit/>
        </w:trPr>
        <w:tc>
          <w:tcPr>
            <w:tcW w:w="425" w:type="dxa"/>
            <w:shd w:val="clear" w:color="auto" w:fill="DEEAF6" w:themeFill="accent5" w:themeFillTint="33"/>
          </w:tcPr>
          <w:p w14:paraId="6F428A68" w14:textId="77777777" w:rsidR="005A782C" w:rsidRPr="00D305AF" w:rsidRDefault="005A782C" w:rsidP="003E36B4">
            <w:pPr>
              <w:pStyle w:val="TabelleText"/>
              <w:keepLines w:val="0"/>
              <w:widowControl w:val="0"/>
              <w:rPr>
                <w:rFonts w:eastAsia="微软雅黑" w:cs="Arial"/>
                <w:rPrChange w:id="1073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1074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1b</w:t>
            </w:r>
          </w:p>
        </w:tc>
        <w:tc>
          <w:tcPr>
            <w:tcW w:w="3304" w:type="dxa"/>
            <w:shd w:val="clear" w:color="auto" w:fill="DEEAF6" w:themeFill="accent5" w:themeFillTint="33"/>
          </w:tcPr>
          <w:p w14:paraId="66C4BA14" w14:textId="77777777" w:rsidR="005A782C" w:rsidRPr="00D305AF" w:rsidRDefault="005A782C" w:rsidP="003E36B4">
            <w:pPr>
              <w:pStyle w:val="TabelleText"/>
              <w:keepLines w:val="0"/>
              <w:widowControl w:val="0"/>
              <w:rPr>
                <w:rFonts w:eastAsia="微软雅黑" w:cs="Arial"/>
                <w:rPrChange w:id="1075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1076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Inspection of the design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24238CAD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077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078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02D8828C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079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080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++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4714E317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081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082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++</w:t>
            </w:r>
          </w:p>
        </w:tc>
        <w:tc>
          <w:tcPr>
            <w:tcW w:w="610" w:type="dxa"/>
            <w:shd w:val="clear" w:color="auto" w:fill="FFFF00"/>
          </w:tcPr>
          <w:p w14:paraId="0758C5F9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083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084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++</w:t>
            </w:r>
          </w:p>
        </w:tc>
        <w:tc>
          <w:tcPr>
            <w:tcW w:w="3784" w:type="dxa"/>
            <w:shd w:val="clear" w:color="auto" w:fill="FFFF00"/>
          </w:tcPr>
          <w:p w14:paraId="73AF990D" w14:textId="1F376534" w:rsidR="005A782C" w:rsidRPr="00DC3AC8" w:rsidRDefault="005A782C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085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5A782C" w:rsidRPr="00D305AF" w14:paraId="41B947B0" w14:textId="77777777" w:rsidTr="00B40EC2">
        <w:trPr>
          <w:cantSplit/>
        </w:trPr>
        <w:tc>
          <w:tcPr>
            <w:tcW w:w="425" w:type="dxa"/>
            <w:shd w:val="clear" w:color="auto" w:fill="DEEAF6" w:themeFill="accent5" w:themeFillTint="33"/>
          </w:tcPr>
          <w:p w14:paraId="4616AF96" w14:textId="77777777" w:rsidR="005A782C" w:rsidRPr="00D305AF" w:rsidRDefault="005A782C" w:rsidP="003E36B4">
            <w:pPr>
              <w:pStyle w:val="TabelleText"/>
              <w:keepLines w:val="0"/>
              <w:widowControl w:val="0"/>
              <w:rPr>
                <w:rFonts w:eastAsia="微软雅黑" w:cs="Arial"/>
                <w:rPrChange w:id="1086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1087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1c</w:t>
            </w:r>
          </w:p>
        </w:tc>
        <w:tc>
          <w:tcPr>
            <w:tcW w:w="3304" w:type="dxa"/>
            <w:shd w:val="clear" w:color="auto" w:fill="DEEAF6" w:themeFill="accent5" w:themeFillTint="33"/>
          </w:tcPr>
          <w:p w14:paraId="6F5AF74A" w14:textId="77777777" w:rsidR="005A782C" w:rsidRPr="00D305AF" w:rsidRDefault="005A782C" w:rsidP="003E36B4">
            <w:pPr>
              <w:pStyle w:val="TabelleText"/>
              <w:keepLines w:val="0"/>
              <w:widowControl w:val="0"/>
              <w:rPr>
                <w:rFonts w:eastAsia="微软雅黑" w:cs="Arial"/>
                <w:rPrChange w:id="1088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1089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Simulation of dynamic parts of the design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0FCDBE02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090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091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62FF0A65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092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093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6D3EC351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094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095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</w:t>
            </w:r>
          </w:p>
        </w:tc>
        <w:tc>
          <w:tcPr>
            <w:tcW w:w="610" w:type="dxa"/>
            <w:shd w:val="clear" w:color="auto" w:fill="FFFF00"/>
          </w:tcPr>
          <w:p w14:paraId="1BD7F995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096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097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++</w:t>
            </w:r>
          </w:p>
        </w:tc>
        <w:tc>
          <w:tcPr>
            <w:tcW w:w="3784" w:type="dxa"/>
            <w:shd w:val="clear" w:color="auto" w:fill="FFFF00"/>
          </w:tcPr>
          <w:p w14:paraId="478E860C" w14:textId="2B324CE4" w:rsidR="005A782C" w:rsidRPr="00DC3AC8" w:rsidRDefault="005A782C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098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5A782C" w:rsidRPr="00D305AF" w14:paraId="2FD7C7F7" w14:textId="77777777" w:rsidTr="00B40EC2">
        <w:trPr>
          <w:cantSplit/>
        </w:trPr>
        <w:tc>
          <w:tcPr>
            <w:tcW w:w="425" w:type="dxa"/>
            <w:shd w:val="clear" w:color="auto" w:fill="DEEAF6" w:themeFill="accent5" w:themeFillTint="33"/>
          </w:tcPr>
          <w:p w14:paraId="7BFFEFCB" w14:textId="77777777" w:rsidR="005A782C" w:rsidRPr="00D305AF" w:rsidRDefault="005A782C" w:rsidP="003E36B4">
            <w:pPr>
              <w:pStyle w:val="TabelleText"/>
              <w:keepLines w:val="0"/>
              <w:widowControl w:val="0"/>
              <w:rPr>
                <w:rFonts w:eastAsia="微软雅黑" w:cs="Arial"/>
                <w:rPrChange w:id="1099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1100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1d</w:t>
            </w:r>
          </w:p>
        </w:tc>
        <w:tc>
          <w:tcPr>
            <w:tcW w:w="3304" w:type="dxa"/>
            <w:shd w:val="clear" w:color="auto" w:fill="DEEAF6" w:themeFill="accent5" w:themeFillTint="33"/>
          </w:tcPr>
          <w:p w14:paraId="249F3C2E" w14:textId="77777777" w:rsidR="005A782C" w:rsidRPr="00D305AF" w:rsidRDefault="005A782C" w:rsidP="003E36B4">
            <w:pPr>
              <w:pStyle w:val="TabelleText"/>
              <w:keepLines w:val="0"/>
              <w:widowControl w:val="0"/>
              <w:rPr>
                <w:rFonts w:eastAsia="微软雅黑" w:cs="Arial"/>
                <w:rPrChange w:id="1101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1102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Prototype generation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0BD466E3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03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04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O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6E7BD273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05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06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O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1F458AA1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07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08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</w:t>
            </w:r>
          </w:p>
        </w:tc>
        <w:tc>
          <w:tcPr>
            <w:tcW w:w="610" w:type="dxa"/>
            <w:shd w:val="clear" w:color="auto" w:fill="FFFF00"/>
          </w:tcPr>
          <w:p w14:paraId="49E3F7E9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09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10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++</w:t>
            </w:r>
          </w:p>
        </w:tc>
        <w:tc>
          <w:tcPr>
            <w:tcW w:w="3784" w:type="dxa"/>
            <w:shd w:val="clear" w:color="auto" w:fill="FFFF00"/>
          </w:tcPr>
          <w:p w14:paraId="49AA930A" w14:textId="43BC87DE" w:rsidR="005A782C" w:rsidRPr="00DC3AC8" w:rsidRDefault="005A782C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111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5A782C" w:rsidRPr="00D305AF" w14:paraId="27CDBC40" w14:textId="77777777" w:rsidTr="00B40EC2">
        <w:trPr>
          <w:cantSplit/>
        </w:trPr>
        <w:tc>
          <w:tcPr>
            <w:tcW w:w="425" w:type="dxa"/>
            <w:shd w:val="clear" w:color="auto" w:fill="DEEAF6" w:themeFill="accent5" w:themeFillTint="33"/>
          </w:tcPr>
          <w:p w14:paraId="041F26B3" w14:textId="77777777" w:rsidR="005A782C" w:rsidRPr="00D305AF" w:rsidRDefault="005A782C" w:rsidP="003E36B4">
            <w:pPr>
              <w:pStyle w:val="TabelleText"/>
              <w:keepLines w:val="0"/>
              <w:widowControl w:val="0"/>
              <w:rPr>
                <w:rFonts w:eastAsia="微软雅黑" w:cs="Arial"/>
                <w:rPrChange w:id="1112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1113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1e</w:t>
            </w:r>
          </w:p>
        </w:tc>
        <w:tc>
          <w:tcPr>
            <w:tcW w:w="3304" w:type="dxa"/>
            <w:shd w:val="clear" w:color="auto" w:fill="DEEAF6" w:themeFill="accent5" w:themeFillTint="33"/>
          </w:tcPr>
          <w:p w14:paraId="3A1C5DF2" w14:textId="77777777" w:rsidR="005A782C" w:rsidRPr="00D305AF" w:rsidRDefault="005A782C" w:rsidP="003E36B4">
            <w:pPr>
              <w:pStyle w:val="TabelleText"/>
              <w:keepLines w:val="0"/>
              <w:widowControl w:val="0"/>
              <w:rPr>
                <w:rFonts w:eastAsia="微软雅黑" w:cs="Arial"/>
                <w:rPrChange w:id="1114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1115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Formal verification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6D4CDA3D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16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17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O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385D4162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18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19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O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6CA223BE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20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21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</w:t>
            </w:r>
          </w:p>
        </w:tc>
        <w:tc>
          <w:tcPr>
            <w:tcW w:w="610" w:type="dxa"/>
            <w:shd w:val="clear" w:color="auto" w:fill="FFFF00"/>
          </w:tcPr>
          <w:p w14:paraId="23421361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22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23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</w:t>
            </w:r>
          </w:p>
        </w:tc>
        <w:tc>
          <w:tcPr>
            <w:tcW w:w="3784" w:type="dxa"/>
            <w:shd w:val="clear" w:color="auto" w:fill="FFFF00"/>
          </w:tcPr>
          <w:p w14:paraId="38EE44AF" w14:textId="32B51C9A" w:rsidR="005A782C" w:rsidRPr="00DC3AC8" w:rsidRDefault="005A782C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124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5A782C" w:rsidRPr="00D305AF" w14:paraId="127EDE37" w14:textId="77777777" w:rsidTr="00B40EC2">
        <w:trPr>
          <w:cantSplit/>
        </w:trPr>
        <w:tc>
          <w:tcPr>
            <w:tcW w:w="425" w:type="dxa"/>
            <w:shd w:val="clear" w:color="auto" w:fill="DEEAF6" w:themeFill="accent5" w:themeFillTint="33"/>
          </w:tcPr>
          <w:p w14:paraId="1ABBB274" w14:textId="77777777" w:rsidR="005A782C" w:rsidRPr="00D305AF" w:rsidRDefault="005A782C" w:rsidP="003E36B4">
            <w:pPr>
              <w:pStyle w:val="TabelleText"/>
              <w:keepLines w:val="0"/>
              <w:widowControl w:val="0"/>
              <w:rPr>
                <w:rFonts w:eastAsia="微软雅黑" w:cs="Arial"/>
                <w:rPrChange w:id="1125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1126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1f</w:t>
            </w:r>
          </w:p>
        </w:tc>
        <w:tc>
          <w:tcPr>
            <w:tcW w:w="3304" w:type="dxa"/>
            <w:shd w:val="clear" w:color="auto" w:fill="DEEAF6" w:themeFill="accent5" w:themeFillTint="33"/>
          </w:tcPr>
          <w:p w14:paraId="2DB9BF65" w14:textId="77777777" w:rsidR="005A782C" w:rsidRPr="00D305AF" w:rsidRDefault="005A782C" w:rsidP="003E36B4">
            <w:pPr>
              <w:pStyle w:val="TabelleText"/>
              <w:keepLines w:val="0"/>
              <w:widowControl w:val="0"/>
              <w:rPr>
                <w:rFonts w:eastAsia="微软雅黑" w:cs="Arial"/>
                <w:rPrChange w:id="1127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1128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Control flow analysis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49F04275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29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30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21326842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31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32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25D67914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33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34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++</w:t>
            </w:r>
          </w:p>
        </w:tc>
        <w:tc>
          <w:tcPr>
            <w:tcW w:w="610" w:type="dxa"/>
            <w:shd w:val="clear" w:color="auto" w:fill="FFFF00"/>
          </w:tcPr>
          <w:p w14:paraId="2FEFCA96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35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36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++</w:t>
            </w:r>
          </w:p>
        </w:tc>
        <w:tc>
          <w:tcPr>
            <w:tcW w:w="3784" w:type="dxa"/>
            <w:shd w:val="clear" w:color="auto" w:fill="FFFF00"/>
          </w:tcPr>
          <w:p w14:paraId="1D3B9990" w14:textId="69170853" w:rsidR="005A782C" w:rsidRPr="00DC3AC8" w:rsidRDefault="005A782C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137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5A782C" w:rsidRPr="00D305AF" w14:paraId="560C88A1" w14:textId="77777777" w:rsidTr="00B40EC2">
        <w:trPr>
          <w:cantSplit/>
        </w:trPr>
        <w:tc>
          <w:tcPr>
            <w:tcW w:w="425" w:type="dxa"/>
            <w:shd w:val="clear" w:color="auto" w:fill="DEEAF6" w:themeFill="accent5" w:themeFillTint="33"/>
          </w:tcPr>
          <w:p w14:paraId="281FA099" w14:textId="77777777" w:rsidR="005A782C" w:rsidRPr="00D305AF" w:rsidRDefault="005A782C" w:rsidP="003E36B4">
            <w:pPr>
              <w:pStyle w:val="TabelleText"/>
              <w:keepLines w:val="0"/>
              <w:widowControl w:val="0"/>
              <w:rPr>
                <w:rFonts w:eastAsia="微软雅黑" w:cs="Arial"/>
                <w:rPrChange w:id="1138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1139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1g</w:t>
            </w:r>
          </w:p>
        </w:tc>
        <w:tc>
          <w:tcPr>
            <w:tcW w:w="3304" w:type="dxa"/>
            <w:shd w:val="clear" w:color="auto" w:fill="DEEAF6" w:themeFill="accent5" w:themeFillTint="33"/>
          </w:tcPr>
          <w:p w14:paraId="6060E565" w14:textId="77777777" w:rsidR="005A782C" w:rsidRPr="00D305AF" w:rsidRDefault="005A782C" w:rsidP="003E36B4">
            <w:pPr>
              <w:pStyle w:val="TabelleText"/>
              <w:keepLines w:val="0"/>
              <w:widowControl w:val="0"/>
              <w:rPr>
                <w:rFonts w:eastAsia="微软雅黑" w:cs="Arial"/>
                <w:rPrChange w:id="1140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rPrChange w:id="1141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Data flow analysis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004D4F67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42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43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30EBD1A0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44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45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61D5AB3C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46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47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++</w:t>
            </w:r>
          </w:p>
        </w:tc>
        <w:tc>
          <w:tcPr>
            <w:tcW w:w="610" w:type="dxa"/>
            <w:shd w:val="clear" w:color="auto" w:fill="FFFF00"/>
          </w:tcPr>
          <w:p w14:paraId="5D17094B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48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49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++</w:t>
            </w:r>
          </w:p>
        </w:tc>
        <w:tc>
          <w:tcPr>
            <w:tcW w:w="3784" w:type="dxa"/>
            <w:shd w:val="clear" w:color="auto" w:fill="FFFF00"/>
          </w:tcPr>
          <w:p w14:paraId="57CC5CAF" w14:textId="33A743D3" w:rsidR="005A782C" w:rsidRPr="00DC3AC8" w:rsidRDefault="005A782C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150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5A782C" w:rsidRPr="00D305AF" w14:paraId="6DE4D636" w14:textId="77777777" w:rsidTr="00B40EC2">
        <w:trPr>
          <w:cantSplit/>
        </w:trPr>
        <w:tc>
          <w:tcPr>
            <w:tcW w:w="425" w:type="dxa"/>
            <w:shd w:val="clear" w:color="auto" w:fill="DEEAF6" w:themeFill="accent5" w:themeFillTint="33"/>
          </w:tcPr>
          <w:p w14:paraId="39E26746" w14:textId="77777777" w:rsidR="005A782C" w:rsidRPr="00D305AF" w:rsidRDefault="005A782C" w:rsidP="003E36B4">
            <w:pPr>
              <w:pStyle w:val="TabelleText"/>
              <w:keepLines w:val="0"/>
              <w:widowControl w:val="0"/>
              <w:rPr>
                <w:rFonts w:eastAsia="微软雅黑" w:cs="Arial"/>
                <w:lang w:eastAsia="zh-CN"/>
                <w:rPrChange w:id="1151" w:author="Yang, Lisa-JH (shanghai)" w:date="2021-01-27T16:25:00Z">
                  <w:rPr>
                    <w:rFonts w:asciiTheme="minorHAnsi" w:eastAsia="微软雅黑" w:hAnsiTheme="minorHAnsi"/>
                    <w:lang w:eastAsia="zh-CN"/>
                  </w:rPr>
                </w:rPrChange>
              </w:rPr>
            </w:pPr>
            <w:r w:rsidRPr="00D305AF">
              <w:rPr>
                <w:rFonts w:eastAsia="微软雅黑" w:cs="Arial"/>
                <w:lang w:eastAsia="zh-CN"/>
                <w:rPrChange w:id="1152" w:author="Yang, Lisa-JH (shanghai)" w:date="2021-01-27T16:25:00Z">
                  <w:rPr>
                    <w:rFonts w:asciiTheme="minorHAnsi" w:eastAsia="微软雅黑" w:hAnsiTheme="minorHAnsi"/>
                    <w:lang w:eastAsia="zh-CN"/>
                  </w:rPr>
                </w:rPrChange>
              </w:rPr>
              <w:t>1h</w:t>
            </w:r>
          </w:p>
        </w:tc>
        <w:tc>
          <w:tcPr>
            <w:tcW w:w="3304" w:type="dxa"/>
            <w:shd w:val="clear" w:color="auto" w:fill="DEEAF6" w:themeFill="accent5" w:themeFillTint="33"/>
          </w:tcPr>
          <w:p w14:paraId="3DA0B9A7" w14:textId="77777777" w:rsidR="005A782C" w:rsidRPr="00D305AF" w:rsidRDefault="005A782C" w:rsidP="003E36B4">
            <w:pPr>
              <w:pStyle w:val="TabelleText"/>
              <w:keepLines w:val="0"/>
              <w:widowControl w:val="0"/>
              <w:rPr>
                <w:rFonts w:eastAsia="微软雅黑" w:cs="Arial"/>
                <w:rPrChange w:id="1153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</w:pPr>
            <w:r w:rsidRPr="00D305AF">
              <w:rPr>
                <w:rFonts w:eastAsia="微软雅黑" w:cs="Arial"/>
                <w:lang w:eastAsia="zh-CN"/>
                <w:rPrChange w:id="1154" w:author="Yang, Lisa-JH (shanghai)" w:date="2021-01-27T16:25:00Z">
                  <w:rPr>
                    <w:rFonts w:asciiTheme="minorHAnsi" w:eastAsia="微软雅黑" w:hAnsiTheme="minorHAnsi"/>
                    <w:lang w:eastAsia="zh-CN"/>
                  </w:rPr>
                </w:rPrChange>
              </w:rPr>
              <w:t>S</w:t>
            </w:r>
            <w:r w:rsidRPr="00D305AF">
              <w:rPr>
                <w:rFonts w:eastAsia="微软雅黑" w:cs="Arial"/>
                <w:rPrChange w:id="1155" w:author="Yang, Lisa-JH (shanghai)" w:date="2021-01-27T16:25:00Z">
                  <w:rPr>
                    <w:rFonts w:asciiTheme="minorHAnsi" w:eastAsia="微软雅黑" w:hAnsiTheme="minorHAnsi"/>
                  </w:rPr>
                </w:rPrChange>
              </w:rPr>
              <w:t>chedule analysis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59FF119C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56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57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295374A0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58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59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01ADE7A2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60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61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++</w:t>
            </w:r>
          </w:p>
        </w:tc>
        <w:tc>
          <w:tcPr>
            <w:tcW w:w="610" w:type="dxa"/>
            <w:shd w:val="clear" w:color="auto" w:fill="FFFF00"/>
          </w:tcPr>
          <w:p w14:paraId="079BEC99" w14:textId="77777777" w:rsidR="005A782C" w:rsidRPr="00D305AF" w:rsidRDefault="005A782C" w:rsidP="003E36B4">
            <w:pPr>
              <w:pStyle w:val="TabelleSIL"/>
              <w:keepLines w:val="0"/>
              <w:widowControl w:val="0"/>
              <w:rPr>
                <w:rFonts w:eastAsia="微软雅黑"/>
                <w:lang w:bidi="ar-SA"/>
                <w:rPrChange w:id="1162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</w:pPr>
            <w:r w:rsidRPr="00D305AF">
              <w:rPr>
                <w:rFonts w:eastAsia="微软雅黑"/>
                <w:lang w:bidi="ar-SA"/>
                <w:rPrChange w:id="1163" w:author="Yang, Lisa-JH (shanghai)" w:date="2021-01-27T16:25:00Z">
                  <w:rPr>
                    <w:rFonts w:asciiTheme="minorHAnsi" w:eastAsia="微软雅黑" w:hAnsiTheme="minorHAnsi" w:cs="Times New Roman"/>
                    <w:lang w:bidi="ar-SA"/>
                  </w:rPr>
                </w:rPrChange>
              </w:rPr>
              <w:t>++</w:t>
            </w:r>
          </w:p>
        </w:tc>
        <w:tc>
          <w:tcPr>
            <w:tcW w:w="3784" w:type="dxa"/>
            <w:shd w:val="clear" w:color="auto" w:fill="FFFF00"/>
          </w:tcPr>
          <w:p w14:paraId="03D06CA6" w14:textId="32E1D02B" w:rsidR="005A782C" w:rsidRPr="00DC3AC8" w:rsidRDefault="005A782C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164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</w:tbl>
    <w:p w14:paraId="7C5634D0" w14:textId="77777777" w:rsidR="00AB1012" w:rsidRPr="00D305AF" w:rsidRDefault="00AB1012">
      <w:pPr>
        <w:rPr>
          <w:rFonts w:ascii="Arial" w:hAnsi="Arial" w:cs="Arial"/>
          <w:rPrChange w:id="1165" w:author="Yang, Lisa-JH (shanghai)" w:date="2021-01-27T16:25:00Z">
            <w:rPr/>
          </w:rPrChange>
        </w:rPr>
      </w:pPr>
    </w:p>
    <w:p w14:paraId="1235196F" w14:textId="77777777" w:rsidR="00AB1012" w:rsidRPr="00D305AF" w:rsidRDefault="002F6370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hAnsi="Arial" w:cs="Arial"/>
          <w:rPrChange w:id="1166" w:author="Yang, Lisa-JH (shanghai)" w:date="2021-01-27T16:25:00Z">
            <w:rPr/>
          </w:rPrChange>
        </w:rPr>
      </w:pPr>
      <w:r w:rsidRPr="00D305AF">
        <w:rPr>
          <w:rFonts w:ascii="Arial" w:eastAsia="微软雅黑" w:hAnsi="Arial" w:cs="Arial"/>
          <w:rPrChange w:id="1167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</w:t>
      </w:r>
      <w:r w:rsidRPr="00D305AF">
        <w:rPr>
          <w:rFonts w:ascii="Arial" w:eastAsia="微软雅黑" w:hAnsi="Arial" w:cs="Arial" w:hint="eastAsia"/>
          <w:rPrChange w:id="1168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活动</w:t>
      </w:r>
      <w:r w:rsidRPr="00D305AF">
        <w:rPr>
          <w:rFonts w:ascii="Arial" w:eastAsia="微软雅黑" w:hAnsi="Arial" w:cs="Arial"/>
          <w:rPrChange w:id="1169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Activity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5"/>
        <w:gridCol w:w="7171"/>
      </w:tblGrid>
      <w:tr w:rsidR="00AB1012" w:rsidRPr="00D305AF" w14:paraId="7D881495" w14:textId="77777777">
        <w:tc>
          <w:tcPr>
            <w:tcW w:w="2405" w:type="dxa"/>
            <w:shd w:val="clear" w:color="auto" w:fill="F2F2F2" w:themeFill="background1" w:themeFillShade="F2"/>
          </w:tcPr>
          <w:p w14:paraId="1A1D7332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117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171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lastRenderedPageBreak/>
              <w:t>输入</w:t>
            </w:r>
            <w:r w:rsidRPr="00D305AF">
              <w:rPr>
                <w:rFonts w:ascii="Arial" w:eastAsia="黑体" w:hAnsi="Arial" w:cs="Arial"/>
                <w:b/>
                <w:rPrChange w:id="117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 xml:space="preserve"> / Input</w:t>
            </w:r>
          </w:p>
        </w:tc>
        <w:tc>
          <w:tcPr>
            <w:tcW w:w="7171" w:type="dxa"/>
          </w:tcPr>
          <w:p w14:paraId="76D8FDA8" w14:textId="1BFBC549" w:rsidR="00AB1012" w:rsidRPr="00DC3AC8" w:rsidRDefault="00AB1012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173" w:author="Yang, Lisa-JH (shanghai)" w:date="2021-01-27T16:25:00Z">
                  <w:rPr>
                    <w:rFonts w:asciiTheme="minorHAnsi" w:hAnsiTheme="minorHAnsi"/>
                    <w:i/>
                    <w:color w:val="0000FF"/>
                    <w:lang w:eastAsia="zh-CN"/>
                  </w:rPr>
                </w:rPrChange>
              </w:rPr>
            </w:pPr>
          </w:p>
        </w:tc>
      </w:tr>
      <w:tr w:rsidR="00AB1012" w:rsidRPr="00D305AF" w14:paraId="2E98022F" w14:textId="77777777">
        <w:tc>
          <w:tcPr>
            <w:tcW w:w="2405" w:type="dxa"/>
            <w:shd w:val="clear" w:color="auto" w:fill="F2F2F2" w:themeFill="background1" w:themeFillShade="F2"/>
          </w:tcPr>
          <w:p w14:paraId="688A9063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117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175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输出</w:t>
            </w:r>
            <w:r w:rsidRPr="00D305AF">
              <w:rPr>
                <w:rFonts w:ascii="Arial" w:eastAsia="黑体" w:hAnsi="Arial" w:cs="Arial"/>
                <w:b/>
                <w:rPrChange w:id="117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 xml:space="preserve"> / Output</w:t>
            </w:r>
          </w:p>
        </w:tc>
        <w:tc>
          <w:tcPr>
            <w:tcW w:w="7171" w:type="dxa"/>
          </w:tcPr>
          <w:p w14:paraId="42A0D1A8" w14:textId="24CC35D2" w:rsidR="003A6969" w:rsidRPr="00DC3AC8" w:rsidRDefault="003A6969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177" w:author="Yang, Lisa-JH (shanghai)" w:date="2021-01-27T16:25:00Z">
                  <w:rPr>
                    <w:rFonts w:asciiTheme="minorHAnsi" w:hAnsiTheme="minorHAnsi"/>
                    <w:i/>
                    <w:color w:val="0000FF"/>
                  </w:rPr>
                </w:rPrChange>
              </w:rPr>
            </w:pPr>
          </w:p>
        </w:tc>
      </w:tr>
      <w:tr w:rsidR="00AB1012" w:rsidRPr="00D305AF" w14:paraId="12E1D03D" w14:textId="77777777">
        <w:tc>
          <w:tcPr>
            <w:tcW w:w="2405" w:type="dxa"/>
            <w:shd w:val="clear" w:color="auto" w:fill="F2F2F2" w:themeFill="background1" w:themeFillShade="F2"/>
          </w:tcPr>
          <w:p w14:paraId="18988AFC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117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179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验证时机</w:t>
            </w:r>
          </w:p>
          <w:p w14:paraId="2F18AB15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118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18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Timing</w:t>
            </w:r>
          </w:p>
        </w:tc>
        <w:tc>
          <w:tcPr>
            <w:tcW w:w="7171" w:type="dxa"/>
          </w:tcPr>
          <w:p w14:paraId="60680DAF" w14:textId="49398AE3" w:rsidR="00AB1012" w:rsidRPr="00DC3AC8" w:rsidRDefault="00AB1012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182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AB1012" w:rsidRPr="00D305AF" w14:paraId="6835BF0E" w14:textId="77777777">
        <w:tc>
          <w:tcPr>
            <w:tcW w:w="2405" w:type="dxa"/>
            <w:shd w:val="clear" w:color="auto" w:fill="F2F2F2" w:themeFill="background1" w:themeFillShade="F2"/>
          </w:tcPr>
          <w:p w14:paraId="7BFE6995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118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184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验证环境</w:t>
            </w:r>
          </w:p>
          <w:p w14:paraId="6A256686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118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18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Environment</w:t>
            </w:r>
          </w:p>
        </w:tc>
        <w:tc>
          <w:tcPr>
            <w:tcW w:w="7171" w:type="dxa"/>
          </w:tcPr>
          <w:p w14:paraId="37DB0403" w14:textId="3F91F8E3" w:rsidR="00AB1012" w:rsidRPr="00DC3AC8" w:rsidRDefault="00AB1012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187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AB1012" w:rsidRPr="00D305AF" w14:paraId="3D5A8FDA" w14:textId="77777777" w:rsidTr="00D3373F">
        <w:trPr>
          <w:trHeight w:val="1025"/>
        </w:trPr>
        <w:tc>
          <w:tcPr>
            <w:tcW w:w="2405" w:type="dxa"/>
            <w:shd w:val="clear" w:color="auto" w:fill="F2F2F2" w:themeFill="background1" w:themeFillShade="F2"/>
          </w:tcPr>
          <w:p w14:paraId="70EF5F5D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118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189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验证准则</w:t>
            </w:r>
          </w:p>
          <w:p w14:paraId="2A2A667A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119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19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Criteria</w:t>
            </w:r>
          </w:p>
          <w:p w14:paraId="37AA1B2E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119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193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（包括：验证异常时的措施及回归策略）</w:t>
            </w:r>
          </w:p>
        </w:tc>
        <w:tc>
          <w:tcPr>
            <w:tcW w:w="7171" w:type="dxa"/>
          </w:tcPr>
          <w:p w14:paraId="64737BA0" w14:textId="5E05EECF" w:rsidR="00AB1012" w:rsidRPr="00DC3AC8" w:rsidRDefault="00AB1012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194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AB1012" w:rsidRPr="00D305AF" w14:paraId="185B4ED2" w14:textId="77777777" w:rsidTr="00D3373F">
        <w:tc>
          <w:tcPr>
            <w:tcW w:w="2405" w:type="dxa"/>
            <w:shd w:val="clear" w:color="auto" w:fill="F2F2F2" w:themeFill="background1" w:themeFillShade="F2"/>
          </w:tcPr>
          <w:p w14:paraId="564D7928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119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196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使用的工具</w:t>
            </w:r>
          </w:p>
          <w:p w14:paraId="752DE100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1197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19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Tools to be used</w:t>
            </w:r>
          </w:p>
        </w:tc>
        <w:tc>
          <w:tcPr>
            <w:tcW w:w="7171" w:type="dxa"/>
            <w:shd w:val="clear" w:color="auto" w:fill="auto"/>
          </w:tcPr>
          <w:p w14:paraId="7C1DA54C" w14:textId="24A76CF1" w:rsidR="00AB1012" w:rsidRPr="00DC3AC8" w:rsidRDefault="00AB1012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199" w:author="Yang, Lisa-JH (shanghai)" w:date="2021-01-27T16:25:00Z">
                  <w:rPr>
                    <w:rFonts w:asciiTheme="minorHAnsi" w:eastAsia="微软雅黑" w:hAnsiTheme="minorHAnsi"/>
                    <w:color w:val="00B0F0"/>
                  </w:rPr>
                </w:rPrChange>
              </w:rPr>
            </w:pPr>
          </w:p>
        </w:tc>
      </w:tr>
      <w:tr w:rsidR="00AB1012" w:rsidRPr="00D305AF" w14:paraId="350D5633" w14:textId="77777777">
        <w:tc>
          <w:tcPr>
            <w:tcW w:w="2405" w:type="dxa"/>
            <w:shd w:val="clear" w:color="auto" w:fill="F2F2F2" w:themeFill="background1" w:themeFillShade="F2"/>
          </w:tcPr>
          <w:p w14:paraId="01EB8BA9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120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201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责任人</w:t>
            </w:r>
          </w:p>
          <w:p w14:paraId="44597CCE" w14:textId="77777777" w:rsidR="00AB1012" w:rsidRPr="00D305AF" w:rsidRDefault="002F6370">
            <w:pPr>
              <w:jc w:val="center"/>
              <w:rPr>
                <w:rFonts w:ascii="Arial" w:eastAsia="黑体" w:hAnsi="Arial" w:cs="Arial"/>
                <w:b/>
                <w:rPrChange w:id="120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20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Responsible</w:t>
            </w:r>
          </w:p>
        </w:tc>
        <w:tc>
          <w:tcPr>
            <w:tcW w:w="7171" w:type="dxa"/>
          </w:tcPr>
          <w:p w14:paraId="3815BD56" w14:textId="460B290D" w:rsidR="00AB1012" w:rsidRPr="00DC3AC8" w:rsidRDefault="00AB1012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204" w:author="Yang, Lisa-JH (shanghai)" w:date="2021-01-27T16:25:00Z">
                  <w:rPr>
                    <w:rFonts w:asciiTheme="minorHAnsi" w:eastAsia="微软雅黑" w:hAnsiTheme="minorHAnsi"/>
                    <w:color w:val="00B0F0"/>
                  </w:rPr>
                </w:rPrChange>
              </w:rPr>
            </w:pPr>
          </w:p>
        </w:tc>
      </w:tr>
    </w:tbl>
    <w:p w14:paraId="5BB0A0B7" w14:textId="77777777" w:rsidR="00AB1012" w:rsidRPr="00D305AF" w:rsidRDefault="00AB1012">
      <w:pPr>
        <w:rPr>
          <w:rFonts w:ascii="Arial" w:hAnsi="Arial" w:cs="Arial"/>
          <w:rPrChange w:id="1205" w:author="Yang, Lisa-JH (shanghai)" w:date="2021-01-27T16:25:00Z">
            <w:rPr/>
          </w:rPrChange>
        </w:rPr>
      </w:pPr>
    </w:p>
    <w:p w14:paraId="2212838B" w14:textId="77777777" w:rsidR="00AB1012" w:rsidRPr="003A6969" w:rsidRDefault="002F6370">
      <w:pPr>
        <w:pStyle w:val="3"/>
        <w:rPr>
          <w:rFonts w:ascii="Arial" w:hAnsi="Arial" w:cs="Arial"/>
          <w:highlight w:val="yellow"/>
          <w:rPrChange w:id="1206" w:author="Yang, Lisa-JH (shanghai)" w:date="2021-01-27T16:25:00Z">
            <w:rPr/>
          </w:rPrChange>
        </w:rPr>
      </w:pPr>
      <w:r w:rsidRPr="003A6969">
        <w:rPr>
          <w:rFonts w:ascii="Arial" w:hAnsi="Arial" w:cs="Arial" w:hint="eastAsia"/>
          <w:highlight w:val="yellow"/>
          <w:rPrChange w:id="1207" w:author="Yang, Lisa-JH (shanghai)" w:date="2021-01-27T16:25:00Z">
            <w:rPr>
              <w:rFonts w:hint="eastAsia"/>
            </w:rPr>
          </w:rPrChange>
        </w:rPr>
        <w:t>软件安全分析</w:t>
      </w:r>
      <w:r w:rsidRPr="003A6969">
        <w:rPr>
          <w:rFonts w:ascii="Arial" w:hAnsi="Arial" w:cs="Arial"/>
          <w:highlight w:val="yellow"/>
          <w:rPrChange w:id="1208" w:author="Yang, Lisa-JH (shanghai)" w:date="2021-01-27T16:25:00Z">
            <w:rPr/>
          </w:rPrChange>
        </w:rPr>
        <w:t xml:space="preserve"> / Software Safety Analysis</w:t>
      </w:r>
    </w:p>
    <w:p w14:paraId="5D59652E" w14:textId="5DF492E7" w:rsidR="003A6969" w:rsidRPr="00D305AF" w:rsidRDefault="003A6B94" w:rsidP="003A6969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209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>
        <w:rPr>
          <w:rFonts w:ascii="Arial" w:eastAsia="微软雅黑" w:hAnsi="Arial" w:cs="Arial" w:hint="eastAsia"/>
        </w:rPr>
        <w:t>验证</w:t>
      </w:r>
      <w:r w:rsidR="003A6969" w:rsidRPr="00D305AF">
        <w:rPr>
          <w:rFonts w:ascii="Arial" w:eastAsia="微软雅黑" w:hAnsi="Arial" w:cs="Arial"/>
          <w:rPrChange w:id="1210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目的</w:t>
      </w:r>
      <w:r w:rsidR="003A6969" w:rsidRPr="00D305AF">
        <w:rPr>
          <w:rFonts w:ascii="Arial" w:eastAsia="微软雅黑" w:hAnsi="Arial" w:cs="Arial"/>
          <w:rPrChange w:id="1211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Purpose</w:t>
      </w:r>
    </w:p>
    <w:p w14:paraId="1A7B63A2" w14:textId="77777777" w:rsidR="003A6969" w:rsidRPr="00D305AF" w:rsidRDefault="003A6969" w:rsidP="003A6969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212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1213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</w:t>
      </w:r>
      <w:r w:rsidRPr="00D305AF">
        <w:rPr>
          <w:rFonts w:ascii="Arial" w:eastAsia="微软雅黑" w:hAnsi="Arial" w:cs="Arial" w:hint="eastAsia"/>
          <w:rPrChange w:id="1214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对象</w:t>
      </w:r>
      <w:r w:rsidRPr="00D305AF">
        <w:rPr>
          <w:rFonts w:ascii="Arial" w:eastAsia="微软雅黑" w:hAnsi="Arial" w:cs="Arial"/>
          <w:rPrChange w:id="1215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Object</w:t>
      </w:r>
    </w:p>
    <w:p w14:paraId="363CC270" w14:textId="77777777" w:rsidR="003A6969" w:rsidRPr="00D305AF" w:rsidRDefault="003A6969" w:rsidP="003A6969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216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1217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选择验证方法</w:t>
      </w:r>
      <w:r w:rsidRPr="00D305AF">
        <w:rPr>
          <w:rFonts w:ascii="Arial" w:eastAsia="微软雅黑" w:hAnsi="Arial" w:cs="Arial"/>
          <w:rPrChange w:id="1218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Selection of verification methods</w:t>
      </w:r>
    </w:p>
    <w:p w14:paraId="705EEEC8" w14:textId="77777777" w:rsidR="003A6969" w:rsidRPr="00D305AF" w:rsidRDefault="003A6969" w:rsidP="003A6969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hAnsi="Arial" w:cs="Arial"/>
          <w:rPrChange w:id="1219" w:author="Yang, Lisa-JH (shanghai)" w:date="2021-01-27T16:25:00Z">
            <w:rPr/>
          </w:rPrChange>
        </w:rPr>
      </w:pPr>
      <w:r w:rsidRPr="00D305AF">
        <w:rPr>
          <w:rFonts w:ascii="Arial" w:eastAsia="微软雅黑" w:hAnsi="Arial" w:cs="Arial"/>
          <w:rPrChange w:id="1220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</w:t>
      </w:r>
      <w:r w:rsidRPr="00D305AF">
        <w:rPr>
          <w:rFonts w:ascii="Arial" w:eastAsia="微软雅黑" w:hAnsi="Arial" w:cs="Arial" w:hint="eastAsia"/>
          <w:rPrChange w:id="1221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活动</w:t>
      </w:r>
      <w:r w:rsidRPr="00D305AF">
        <w:rPr>
          <w:rFonts w:ascii="Arial" w:eastAsia="微软雅黑" w:hAnsi="Arial" w:cs="Arial"/>
          <w:rPrChange w:id="1222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Activity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5"/>
        <w:gridCol w:w="7171"/>
      </w:tblGrid>
      <w:tr w:rsidR="003A6969" w:rsidRPr="00D305AF" w14:paraId="3AFCEF22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04FB699E" w14:textId="77777777" w:rsidR="003A6969" w:rsidRPr="00D305AF" w:rsidRDefault="003A6969" w:rsidP="003E36B4">
            <w:pPr>
              <w:jc w:val="center"/>
              <w:rPr>
                <w:rFonts w:ascii="Arial" w:eastAsia="黑体" w:hAnsi="Arial" w:cs="Arial"/>
                <w:b/>
                <w:rPrChange w:id="122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224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输入</w:t>
            </w:r>
            <w:r w:rsidRPr="00D305AF">
              <w:rPr>
                <w:rFonts w:ascii="Arial" w:eastAsia="黑体" w:hAnsi="Arial" w:cs="Arial"/>
                <w:b/>
                <w:rPrChange w:id="122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 xml:space="preserve"> / Input</w:t>
            </w:r>
          </w:p>
        </w:tc>
        <w:tc>
          <w:tcPr>
            <w:tcW w:w="7171" w:type="dxa"/>
          </w:tcPr>
          <w:p w14:paraId="3C0F88B9" w14:textId="3532A6D9" w:rsidR="003A6B94" w:rsidRPr="00DC3AC8" w:rsidRDefault="003A6B94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226" w:author="Yang, Lisa-JH (shanghai)" w:date="2021-01-27T16:25:00Z">
                  <w:rPr>
                    <w:rFonts w:asciiTheme="minorHAnsi" w:hAnsiTheme="minorHAnsi"/>
                    <w:i/>
                    <w:color w:val="0000FF"/>
                    <w:lang w:eastAsia="zh-CN"/>
                  </w:rPr>
                </w:rPrChange>
              </w:rPr>
            </w:pPr>
          </w:p>
        </w:tc>
      </w:tr>
      <w:tr w:rsidR="003A6969" w:rsidRPr="00D305AF" w14:paraId="789480DC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146EC199" w14:textId="77777777" w:rsidR="003A6969" w:rsidRPr="00D305AF" w:rsidRDefault="003A6969" w:rsidP="003E36B4">
            <w:pPr>
              <w:jc w:val="center"/>
              <w:rPr>
                <w:rFonts w:ascii="Arial" w:eastAsia="黑体" w:hAnsi="Arial" w:cs="Arial"/>
                <w:b/>
                <w:rPrChange w:id="1227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228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输出</w:t>
            </w:r>
            <w:r w:rsidRPr="00D305AF">
              <w:rPr>
                <w:rFonts w:ascii="Arial" w:eastAsia="黑体" w:hAnsi="Arial" w:cs="Arial"/>
                <w:b/>
                <w:rPrChange w:id="122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 xml:space="preserve"> / Output</w:t>
            </w:r>
          </w:p>
        </w:tc>
        <w:tc>
          <w:tcPr>
            <w:tcW w:w="7171" w:type="dxa"/>
          </w:tcPr>
          <w:p w14:paraId="7B7953E5" w14:textId="7337A57A" w:rsidR="003A6969" w:rsidRPr="00DC3AC8" w:rsidRDefault="003A6969" w:rsidP="003A6B9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230" w:author="Yang, Lisa-JH (shanghai)" w:date="2021-01-27T16:25:00Z">
                  <w:rPr>
                    <w:rFonts w:asciiTheme="minorHAnsi" w:hAnsiTheme="minorHAnsi"/>
                    <w:i/>
                    <w:color w:val="0000FF"/>
                  </w:rPr>
                </w:rPrChange>
              </w:rPr>
            </w:pPr>
          </w:p>
        </w:tc>
      </w:tr>
      <w:tr w:rsidR="003A6969" w:rsidRPr="00D305AF" w14:paraId="6063969C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74205DBF" w14:textId="77777777" w:rsidR="003A6969" w:rsidRPr="00D305AF" w:rsidRDefault="003A6969" w:rsidP="003E36B4">
            <w:pPr>
              <w:jc w:val="center"/>
              <w:rPr>
                <w:rFonts w:ascii="Arial" w:eastAsia="黑体" w:hAnsi="Arial" w:cs="Arial"/>
                <w:b/>
                <w:rPrChange w:id="123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232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验证时机</w:t>
            </w:r>
          </w:p>
          <w:p w14:paraId="18B962E6" w14:textId="77777777" w:rsidR="003A6969" w:rsidRPr="00D305AF" w:rsidRDefault="003A6969" w:rsidP="003E36B4">
            <w:pPr>
              <w:jc w:val="center"/>
              <w:rPr>
                <w:rFonts w:ascii="Arial" w:eastAsia="黑体" w:hAnsi="Arial" w:cs="Arial"/>
                <w:b/>
                <w:rPrChange w:id="123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23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Timing</w:t>
            </w:r>
          </w:p>
        </w:tc>
        <w:tc>
          <w:tcPr>
            <w:tcW w:w="7171" w:type="dxa"/>
          </w:tcPr>
          <w:p w14:paraId="1B13C46F" w14:textId="38D42093" w:rsidR="003A6969" w:rsidRPr="00DC3AC8" w:rsidRDefault="003A6969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235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3A6969" w:rsidRPr="00D305AF" w14:paraId="2399263D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6795D907" w14:textId="77777777" w:rsidR="003A6969" w:rsidRPr="00D305AF" w:rsidRDefault="003A6969" w:rsidP="003E36B4">
            <w:pPr>
              <w:jc w:val="center"/>
              <w:rPr>
                <w:rFonts w:ascii="Arial" w:eastAsia="黑体" w:hAnsi="Arial" w:cs="Arial"/>
                <w:b/>
                <w:rPrChange w:id="123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237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验证环境</w:t>
            </w:r>
          </w:p>
          <w:p w14:paraId="7AB3D322" w14:textId="77777777" w:rsidR="003A6969" w:rsidRPr="00D305AF" w:rsidRDefault="003A6969" w:rsidP="003E36B4">
            <w:pPr>
              <w:jc w:val="center"/>
              <w:rPr>
                <w:rFonts w:ascii="Arial" w:eastAsia="黑体" w:hAnsi="Arial" w:cs="Arial"/>
                <w:b/>
                <w:rPrChange w:id="123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23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Environment</w:t>
            </w:r>
          </w:p>
        </w:tc>
        <w:tc>
          <w:tcPr>
            <w:tcW w:w="7171" w:type="dxa"/>
          </w:tcPr>
          <w:p w14:paraId="5FB7A747" w14:textId="3CF26691" w:rsidR="003A6969" w:rsidRPr="00DC3AC8" w:rsidRDefault="003A6969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240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3A6969" w:rsidRPr="00D305AF" w14:paraId="6A14E33A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455CA4A9" w14:textId="77777777" w:rsidR="003A6969" w:rsidRPr="00D305AF" w:rsidRDefault="003A6969" w:rsidP="003E36B4">
            <w:pPr>
              <w:jc w:val="center"/>
              <w:rPr>
                <w:rFonts w:ascii="Arial" w:eastAsia="黑体" w:hAnsi="Arial" w:cs="Arial"/>
                <w:b/>
                <w:rPrChange w:id="124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242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验证准则</w:t>
            </w:r>
          </w:p>
          <w:p w14:paraId="0E25D192" w14:textId="77777777" w:rsidR="003A6969" w:rsidRPr="00D305AF" w:rsidRDefault="003A6969" w:rsidP="003E36B4">
            <w:pPr>
              <w:jc w:val="center"/>
              <w:rPr>
                <w:rFonts w:ascii="Arial" w:eastAsia="黑体" w:hAnsi="Arial" w:cs="Arial"/>
                <w:b/>
                <w:rPrChange w:id="124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24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Criteria</w:t>
            </w:r>
          </w:p>
          <w:p w14:paraId="5BE59046" w14:textId="77777777" w:rsidR="003A6969" w:rsidRPr="00D305AF" w:rsidRDefault="003A6969" w:rsidP="003E36B4">
            <w:pPr>
              <w:jc w:val="center"/>
              <w:rPr>
                <w:rFonts w:ascii="Arial" w:eastAsia="黑体" w:hAnsi="Arial" w:cs="Arial"/>
                <w:b/>
                <w:rPrChange w:id="124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246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（包括：验证异常时的措施及回归策略）</w:t>
            </w:r>
          </w:p>
        </w:tc>
        <w:tc>
          <w:tcPr>
            <w:tcW w:w="7171" w:type="dxa"/>
          </w:tcPr>
          <w:p w14:paraId="685D9B1F" w14:textId="3A55A73C" w:rsidR="003A6969" w:rsidRPr="00DC3AC8" w:rsidRDefault="003A6969" w:rsidP="003A6B9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247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3A6969" w:rsidRPr="00D305AF" w14:paraId="27AA45FC" w14:textId="77777777" w:rsidTr="00D3373F">
        <w:tc>
          <w:tcPr>
            <w:tcW w:w="2405" w:type="dxa"/>
            <w:shd w:val="clear" w:color="auto" w:fill="F2F2F2" w:themeFill="background1" w:themeFillShade="F2"/>
          </w:tcPr>
          <w:p w14:paraId="3E5E28A6" w14:textId="77777777" w:rsidR="003A6969" w:rsidRPr="00D305AF" w:rsidRDefault="003A6969" w:rsidP="003E36B4">
            <w:pPr>
              <w:jc w:val="center"/>
              <w:rPr>
                <w:rFonts w:ascii="Arial" w:eastAsia="黑体" w:hAnsi="Arial" w:cs="Arial"/>
                <w:b/>
                <w:rPrChange w:id="124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249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使用的工具</w:t>
            </w:r>
          </w:p>
          <w:p w14:paraId="3D4A3675" w14:textId="77777777" w:rsidR="003A6969" w:rsidRPr="00D305AF" w:rsidRDefault="003A6969" w:rsidP="003E36B4">
            <w:pPr>
              <w:jc w:val="center"/>
              <w:rPr>
                <w:rFonts w:ascii="Arial" w:eastAsia="黑体" w:hAnsi="Arial" w:cs="Arial"/>
                <w:b/>
                <w:rPrChange w:id="125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25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Tools to be used</w:t>
            </w:r>
          </w:p>
        </w:tc>
        <w:tc>
          <w:tcPr>
            <w:tcW w:w="7171" w:type="dxa"/>
            <w:shd w:val="clear" w:color="auto" w:fill="auto"/>
          </w:tcPr>
          <w:p w14:paraId="6317EB49" w14:textId="02FD8B7B" w:rsidR="003A6969" w:rsidRPr="00DC3AC8" w:rsidRDefault="003A6969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252" w:author="Yang, Lisa-JH (shanghai)" w:date="2021-01-27T16:25:00Z">
                  <w:rPr>
                    <w:rFonts w:asciiTheme="minorHAnsi" w:eastAsia="微软雅黑" w:hAnsiTheme="minorHAnsi"/>
                    <w:color w:val="00B0F0"/>
                  </w:rPr>
                </w:rPrChange>
              </w:rPr>
            </w:pPr>
          </w:p>
        </w:tc>
      </w:tr>
      <w:tr w:rsidR="003A6969" w:rsidRPr="00D305AF" w14:paraId="566575C3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4A4B8EB1" w14:textId="77777777" w:rsidR="003A6969" w:rsidRPr="00D305AF" w:rsidRDefault="003A6969" w:rsidP="003E36B4">
            <w:pPr>
              <w:jc w:val="center"/>
              <w:rPr>
                <w:rFonts w:ascii="Arial" w:eastAsia="黑体" w:hAnsi="Arial" w:cs="Arial"/>
                <w:b/>
                <w:rPrChange w:id="125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254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责任人</w:t>
            </w:r>
          </w:p>
          <w:p w14:paraId="4FADF457" w14:textId="77777777" w:rsidR="003A6969" w:rsidRPr="00D305AF" w:rsidRDefault="003A6969" w:rsidP="003E36B4">
            <w:pPr>
              <w:jc w:val="center"/>
              <w:rPr>
                <w:rFonts w:ascii="Arial" w:eastAsia="黑体" w:hAnsi="Arial" w:cs="Arial"/>
                <w:b/>
                <w:rPrChange w:id="125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25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Responsible</w:t>
            </w:r>
          </w:p>
        </w:tc>
        <w:tc>
          <w:tcPr>
            <w:tcW w:w="7171" w:type="dxa"/>
          </w:tcPr>
          <w:p w14:paraId="5F8397DA" w14:textId="53DCA9A0" w:rsidR="003A6969" w:rsidRPr="00DC3AC8" w:rsidRDefault="003A6969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257" w:author="Yang, Lisa-JH (shanghai)" w:date="2021-01-27T16:25:00Z">
                  <w:rPr>
                    <w:rFonts w:asciiTheme="minorHAnsi" w:eastAsia="微软雅黑" w:hAnsiTheme="minorHAnsi"/>
                    <w:color w:val="00B0F0"/>
                  </w:rPr>
                </w:rPrChange>
              </w:rPr>
            </w:pPr>
          </w:p>
        </w:tc>
      </w:tr>
    </w:tbl>
    <w:p w14:paraId="3B4D3706" w14:textId="77777777" w:rsidR="00AB1012" w:rsidRPr="00D305AF" w:rsidRDefault="00AB1012">
      <w:pPr>
        <w:rPr>
          <w:rFonts w:ascii="Arial" w:hAnsi="Arial" w:cs="Arial"/>
          <w:rPrChange w:id="1258" w:author="Yang, Lisa-JH (shanghai)" w:date="2021-01-27T16:25:00Z">
            <w:rPr/>
          </w:rPrChange>
        </w:rPr>
      </w:pPr>
    </w:p>
    <w:p w14:paraId="1C44BE9E" w14:textId="7149E7DE" w:rsidR="00AB1012" w:rsidRDefault="002F6370">
      <w:pPr>
        <w:pStyle w:val="3"/>
        <w:keepLines w:val="0"/>
        <w:widowControl/>
        <w:tabs>
          <w:tab w:val="left" w:pos="864"/>
        </w:tabs>
        <w:spacing w:before="120" w:after="60"/>
        <w:rPr>
          <w:rFonts w:ascii="Arial" w:eastAsia="微软雅黑" w:hAnsi="Arial" w:cs="Arial"/>
        </w:rPr>
      </w:pPr>
      <w:bookmarkStart w:id="1259" w:name="_Toc20423"/>
      <w:bookmarkStart w:id="1260" w:name="_Toc512252631"/>
      <w:r w:rsidRPr="00D305AF">
        <w:rPr>
          <w:rFonts w:ascii="Arial" w:eastAsia="微软雅黑" w:hAnsi="Arial" w:cs="Arial" w:hint="eastAsia"/>
          <w:rPrChange w:id="1261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lastRenderedPageBreak/>
        <w:t>软件详细设计</w:t>
      </w:r>
      <w:r w:rsidRPr="00D305AF">
        <w:rPr>
          <w:rFonts w:ascii="Arial" w:eastAsia="微软雅黑" w:hAnsi="Arial" w:cs="Arial"/>
          <w:rPrChange w:id="1262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Software Detail Design</w:t>
      </w:r>
      <w:bookmarkEnd w:id="1259"/>
      <w:bookmarkEnd w:id="1260"/>
    </w:p>
    <w:p w14:paraId="6E74E536" w14:textId="19867AC5" w:rsidR="00E7069C" w:rsidRDefault="00E7069C" w:rsidP="00E7069C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</w:rPr>
      </w:pPr>
      <w:r w:rsidRPr="00D305AF">
        <w:rPr>
          <w:rFonts w:ascii="Arial" w:eastAsia="微软雅黑" w:hAnsi="Arial" w:cs="Arial"/>
          <w:rPrChange w:id="1263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验证目的</w:t>
      </w:r>
      <w:r w:rsidRPr="00D305AF">
        <w:rPr>
          <w:rFonts w:ascii="Arial" w:eastAsia="微软雅黑" w:hAnsi="Arial" w:cs="Arial"/>
          <w:rPrChange w:id="1264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Purpose</w:t>
      </w:r>
    </w:p>
    <w:p w14:paraId="4203BB7C" w14:textId="77777777" w:rsidR="00E7069C" w:rsidRPr="00D305AF" w:rsidRDefault="00E7069C" w:rsidP="00E7069C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265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1266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</w:t>
      </w:r>
      <w:r w:rsidRPr="00D305AF">
        <w:rPr>
          <w:rFonts w:ascii="Arial" w:eastAsia="微软雅黑" w:hAnsi="Arial" w:cs="Arial" w:hint="eastAsia"/>
          <w:rPrChange w:id="1267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对象</w:t>
      </w:r>
      <w:r w:rsidRPr="00D305AF">
        <w:rPr>
          <w:rFonts w:ascii="Arial" w:eastAsia="微软雅黑" w:hAnsi="Arial" w:cs="Arial"/>
          <w:rPrChange w:id="1268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Object</w:t>
      </w:r>
    </w:p>
    <w:p w14:paraId="3CC209EE" w14:textId="4B17E67E" w:rsidR="00E7069C" w:rsidRDefault="00E7069C" w:rsidP="00E7069C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</w:rPr>
      </w:pPr>
      <w:r w:rsidRPr="00D305AF">
        <w:rPr>
          <w:rFonts w:ascii="Arial" w:eastAsia="微软雅黑" w:hAnsi="Arial" w:cs="Arial"/>
          <w:rPrChange w:id="1269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选择验证方法</w:t>
      </w:r>
      <w:r w:rsidRPr="00D305AF">
        <w:rPr>
          <w:rFonts w:ascii="Arial" w:eastAsia="微软雅黑" w:hAnsi="Arial" w:cs="Arial"/>
          <w:rPrChange w:id="1270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Selection of verification methods</w:t>
      </w:r>
    </w:p>
    <w:p w14:paraId="1D093389" w14:textId="77777777" w:rsidR="00E7069C" w:rsidRPr="00E7069C" w:rsidRDefault="00E7069C" w:rsidP="00E7069C">
      <w:pPr>
        <w:autoSpaceDE w:val="0"/>
        <w:autoSpaceDN w:val="0"/>
        <w:adjustRightInd w:val="0"/>
        <w:spacing w:before="100" w:after="100" w:line="220" w:lineRule="atLeast"/>
        <w:jc w:val="center"/>
        <w:rPr>
          <w:rFonts w:ascii="Cambria" w:eastAsiaTheme="minorEastAsia" w:hAnsi="Cambria" w:cs="Cambria"/>
          <w:color w:val="000000"/>
          <w:kern w:val="0"/>
          <w:sz w:val="22"/>
        </w:rPr>
      </w:pPr>
      <w:bookmarkStart w:id="1271" w:name="_Hlk62818026"/>
      <w:r w:rsidRPr="00E7069C">
        <w:rPr>
          <w:rFonts w:ascii="Cambria" w:eastAsiaTheme="minorEastAsia" w:hAnsi="Cambria" w:cs="Cambria"/>
          <w:b/>
          <w:bCs/>
          <w:color w:val="000000"/>
          <w:kern w:val="0"/>
          <w:sz w:val="22"/>
        </w:rPr>
        <w:t>Table 7 — Methods for software unit verification</w:t>
      </w:r>
    </w:p>
    <w:bookmarkEnd w:id="1271"/>
    <w:p w14:paraId="7935341F" w14:textId="77777777" w:rsidR="00E7069C" w:rsidRPr="00D305AF" w:rsidRDefault="00E7069C" w:rsidP="00E7069C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hAnsi="Arial" w:cs="Arial"/>
          <w:rPrChange w:id="1272" w:author="Yang, Lisa-JH (shanghai)" w:date="2021-01-27T16:25:00Z">
            <w:rPr/>
          </w:rPrChange>
        </w:rPr>
      </w:pPr>
      <w:r w:rsidRPr="00D305AF">
        <w:rPr>
          <w:rFonts w:ascii="Arial" w:eastAsia="微软雅黑" w:hAnsi="Arial" w:cs="Arial"/>
          <w:rPrChange w:id="1273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</w:t>
      </w:r>
      <w:r w:rsidRPr="00D305AF">
        <w:rPr>
          <w:rFonts w:ascii="Arial" w:eastAsia="微软雅黑" w:hAnsi="Arial" w:cs="Arial" w:hint="eastAsia"/>
          <w:rPrChange w:id="1274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活动</w:t>
      </w:r>
      <w:r w:rsidRPr="00D305AF">
        <w:rPr>
          <w:rFonts w:ascii="Arial" w:eastAsia="微软雅黑" w:hAnsi="Arial" w:cs="Arial"/>
          <w:rPrChange w:id="1275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Activity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5"/>
        <w:gridCol w:w="7171"/>
      </w:tblGrid>
      <w:tr w:rsidR="00E7069C" w:rsidRPr="00D305AF" w14:paraId="1FF518B1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091D78C2" w14:textId="77777777" w:rsidR="00E7069C" w:rsidRPr="00D305AF" w:rsidRDefault="00E7069C" w:rsidP="003E36B4">
            <w:pPr>
              <w:jc w:val="center"/>
              <w:rPr>
                <w:rFonts w:ascii="Arial" w:eastAsia="黑体" w:hAnsi="Arial" w:cs="Arial"/>
                <w:b/>
                <w:rPrChange w:id="127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277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输入</w:t>
            </w:r>
            <w:r w:rsidRPr="00D305AF">
              <w:rPr>
                <w:rFonts w:ascii="Arial" w:eastAsia="黑体" w:hAnsi="Arial" w:cs="Arial"/>
                <w:b/>
                <w:rPrChange w:id="127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 xml:space="preserve"> / Input</w:t>
            </w:r>
          </w:p>
        </w:tc>
        <w:tc>
          <w:tcPr>
            <w:tcW w:w="7171" w:type="dxa"/>
          </w:tcPr>
          <w:p w14:paraId="4AAE68BE" w14:textId="536444F4" w:rsidR="00E1747F" w:rsidRPr="00DC3AC8" w:rsidRDefault="00E1747F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279" w:author="Yang, Lisa-JH (shanghai)" w:date="2021-01-27T16:25:00Z">
                  <w:rPr>
                    <w:rFonts w:asciiTheme="minorHAnsi" w:hAnsiTheme="minorHAnsi"/>
                    <w:i/>
                    <w:color w:val="0000FF"/>
                    <w:lang w:eastAsia="zh-CN"/>
                  </w:rPr>
                </w:rPrChange>
              </w:rPr>
            </w:pPr>
          </w:p>
        </w:tc>
      </w:tr>
      <w:tr w:rsidR="00E7069C" w:rsidRPr="00D305AF" w14:paraId="1EA08B51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18C105B6" w14:textId="77777777" w:rsidR="00E7069C" w:rsidRPr="00D305AF" w:rsidRDefault="00E7069C" w:rsidP="003E36B4">
            <w:pPr>
              <w:jc w:val="center"/>
              <w:rPr>
                <w:rFonts w:ascii="Arial" w:eastAsia="黑体" w:hAnsi="Arial" w:cs="Arial"/>
                <w:b/>
                <w:rPrChange w:id="128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281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输出</w:t>
            </w:r>
            <w:r w:rsidRPr="00D305AF">
              <w:rPr>
                <w:rFonts w:ascii="Arial" w:eastAsia="黑体" w:hAnsi="Arial" w:cs="Arial"/>
                <w:b/>
                <w:rPrChange w:id="128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 xml:space="preserve"> / Output</w:t>
            </w:r>
          </w:p>
        </w:tc>
        <w:tc>
          <w:tcPr>
            <w:tcW w:w="7171" w:type="dxa"/>
          </w:tcPr>
          <w:p w14:paraId="1725C26D" w14:textId="48B62FB7" w:rsidR="00E7069C" w:rsidRPr="00DC3AC8" w:rsidRDefault="00E7069C" w:rsidP="00AE6BCD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283" w:author="Yang, Lisa-JH (shanghai)" w:date="2021-01-27T16:25:00Z">
                  <w:rPr>
                    <w:rFonts w:asciiTheme="minorHAnsi" w:hAnsiTheme="minorHAnsi"/>
                    <w:i/>
                    <w:color w:val="0000FF"/>
                  </w:rPr>
                </w:rPrChange>
              </w:rPr>
            </w:pPr>
          </w:p>
        </w:tc>
      </w:tr>
      <w:tr w:rsidR="00E7069C" w:rsidRPr="00D305AF" w14:paraId="431880F3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100D735A" w14:textId="77777777" w:rsidR="00E7069C" w:rsidRPr="00D305AF" w:rsidRDefault="00E7069C" w:rsidP="003E36B4">
            <w:pPr>
              <w:jc w:val="center"/>
              <w:rPr>
                <w:rFonts w:ascii="Arial" w:eastAsia="黑体" w:hAnsi="Arial" w:cs="Arial"/>
                <w:b/>
                <w:rPrChange w:id="128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285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验证时机</w:t>
            </w:r>
          </w:p>
          <w:p w14:paraId="6F0EFDC3" w14:textId="77777777" w:rsidR="00E7069C" w:rsidRPr="00D305AF" w:rsidRDefault="00E7069C" w:rsidP="003E36B4">
            <w:pPr>
              <w:jc w:val="center"/>
              <w:rPr>
                <w:rFonts w:ascii="Arial" w:eastAsia="黑体" w:hAnsi="Arial" w:cs="Arial"/>
                <w:b/>
                <w:rPrChange w:id="128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287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Timing</w:t>
            </w:r>
          </w:p>
        </w:tc>
        <w:tc>
          <w:tcPr>
            <w:tcW w:w="7171" w:type="dxa"/>
          </w:tcPr>
          <w:p w14:paraId="2D2A1947" w14:textId="1051489D" w:rsidR="00E7069C" w:rsidRPr="00DC3AC8" w:rsidRDefault="00E7069C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288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E7069C" w:rsidRPr="00D305AF" w14:paraId="035CA7E0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1E17C10C" w14:textId="77777777" w:rsidR="00E7069C" w:rsidRPr="00D305AF" w:rsidRDefault="00E7069C" w:rsidP="003E36B4">
            <w:pPr>
              <w:jc w:val="center"/>
              <w:rPr>
                <w:rFonts w:ascii="Arial" w:eastAsia="黑体" w:hAnsi="Arial" w:cs="Arial"/>
                <w:b/>
                <w:rPrChange w:id="128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290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验证环境</w:t>
            </w:r>
          </w:p>
          <w:p w14:paraId="1055A9E0" w14:textId="77777777" w:rsidR="00E7069C" w:rsidRPr="00D305AF" w:rsidRDefault="00E7069C" w:rsidP="003E36B4">
            <w:pPr>
              <w:jc w:val="center"/>
              <w:rPr>
                <w:rFonts w:ascii="Arial" w:eastAsia="黑体" w:hAnsi="Arial" w:cs="Arial"/>
                <w:b/>
                <w:rPrChange w:id="129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29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Environment</w:t>
            </w:r>
          </w:p>
        </w:tc>
        <w:tc>
          <w:tcPr>
            <w:tcW w:w="7171" w:type="dxa"/>
          </w:tcPr>
          <w:p w14:paraId="4162B8E9" w14:textId="195B6D4E" w:rsidR="00E7069C" w:rsidRPr="00DC3AC8" w:rsidRDefault="00E7069C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293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E7069C" w:rsidRPr="00D305AF" w14:paraId="61DC9FF9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14A0FF10" w14:textId="77777777" w:rsidR="00E7069C" w:rsidRPr="00D305AF" w:rsidRDefault="00E7069C" w:rsidP="003E36B4">
            <w:pPr>
              <w:jc w:val="center"/>
              <w:rPr>
                <w:rFonts w:ascii="Arial" w:eastAsia="黑体" w:hAnsi="Arial" w:cs="Arial"/>
                <w:b/>
                <w:rPrChange w:id="129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295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验证准则</w:t>
            </w:r>
          </w:p>
          <w:p w14:paraId="7F65D59C" w14:textId="77777777" w:rsidR="00E7069C" w:rsidRPr="00D305AF" w:rsidRDefault="00E7069C" w:rsidP="003E36B4">
            <w:pPr>
              <w:jc w:val="center"/>
              <w:rPr>
                <w:rFonts w:ascii="Arial" w:eastAsia="黑体" w:hAnsi="Arial" w:cs="Arial"/>
                <w:b/>
                <w:rPrChange w:id="129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297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Criteria</w:t>
            </w:r>
          </w:p>
          <w:p w14:paraId="00C0C8D9" w14:textId="77777777" w:rsidR="00E7069C" w:rsidRPr="00D305AF" w:rsidRDefault="00E7069C" w:rsidP="003E36B4">
            <w:pPr>
              <w:jc w:val="center"/>
              <w:rPr>
                <w:rFonts w:ascii="Arial" w:eastAsia="黑体" w:hAnsi="Arial" w:cs="Arial"/>
                <w:b/>
                <w:rPrChange w:id="129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299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（包括：验证异常时的措施及回归策略）</w:t>
            </w:r>
          </w:p>
        </w:tc>
        <w:tc>
          <w:tcPr>
            <w:tcW w:w="7171" w:type="dxa"/>
          </w:tcPr>
          <w:p w14:paraId="6FC1335E" w14:textId="4A1AD135" w:rsidR="00E7069C" w:rsidRPr="00DC3AC8" w:rsidRDefault="00E7069C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300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E7069C" w:rsidRPr="00D305AF" w14:paraId="7F960D7E" w14:textId="77777777" w:rsidTr="005A4498">
        <w:tc>
          <w:tcPr>
            <w:tcW w:w="2405" w:type="dxa"/>
            <w:shd w:val="clear" w:color="auto" w:fill="F2F2F2" w:themeFill="background1" w:themeFillShade="F2"/>
          </w:tcPr>
          <w:p w14:paraId="67F1F2FD" w14:textId="77777777" w:rsidR="00E7069C" w:rsidRPr="00D305AF" w:rsidRDefault="00E7069C" w:rsidP="003E36B4">
            <w:pPr>
              <w:jc w:val="center"/>
              <w:rPr>
                <w:rFonts w:ascii="Arial" w:eastAsia="黑体" w:hAnsi="Arial" w:cs="Arial"/>
                <w:b/>
                <w:rPrChange w:id="130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302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使用的工具</w:t>
            </w:r>
          </w:p>
          <w:p w14:paraId="4803C474" w14:textId="77777777" w:rsidR="00E7069C" w:rsidRPr="00D305AF" w:rsidRDefault="00E7069C" w:rsidP="003E36B4">
            <w:pPr>
              <w:jc w:val="center"/>
              <w:rPr>
                <w:rFonts w:ascii="Arial" w:eastAsia="黑体" w:hAnsi="Arial" w:cs="Arial"/>
                <w:b/>
                <w:rPrChange w:id="130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30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Tools to be used</w:t>
            </w:r>
          </w:p>
        </w:tc>
        <w:tc>
          <w:tcPr>
            <w:tcW w:w="7171" w:type="dxa"/>
            <w:shd w:val="clear" w:color="auto" w:fill="auto"/>
          </w:tcPr>
          <w:p w14:paraId="5394693C" w14:textId="637CFAA3" w:rsidR="00E7069C" w:rsidRPr="00DC3AC8" w:rsidRDefault="00E7069C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305" w:author="Yang, Lisa-JH (shanghai)" w:date="2021-01-27T16:25:00Z">
                  <w:rPr>
                    <w:rFonts w:asciiTheme="minorHAnsi" w:eastAsia="微软雅黑" w:hAnsiTheme="minorHAnsi"/>
                    <w:color w:val="00B0F0"/>
                  </w:rPr>
                </w:rPrChange>
              </w:rPr>
            </w:pPr>
          </w:p>
        </w:tc>
      </w:tr>
      <w:tr w:rsidR="00E7069C" w:rsidRPr="00D305AF" w14:paraId="11F0D8B1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3A908DCA" w14:textId="77777777" w:rsidR="00E7069C" w:rsidRPr="00D305AF" w:rsidRDefault="00E7069C" w:rsidP="003E36B4">
            <w:pPr>
              <w:jc w:val="center"/>
              <w:rPr>
                <w:rFonts w:ascii="Arial" w:eastAsia="黑体" w:hAnsi="Arial" w:cs="Arial"/>
                <w:b/>
                <w:rPrChange w:id="130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307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责任人</w:t>
            </w:r>
          </w:p>
          <w:p w14:paraId="569C5154" w14:textId="77777777" w:rsidR="00E7069C" w:rsidRPr="00D305AF" w:rsidRDefault="00E7069C" w:rsidP="003E36B4">
            <w:pPr>
              <w:jc w:val="center"/>
              <w:rPr>
                <w:rFonts w:ascii="Arial" w:eastAsia="黑体" w:hAnsi="Arial" w:cs="Arial"/>
                <w:b/>
                <w:rPrChange w:id="130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30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Responsible</w:t>
            </w:r>
          </w:p>
        </w:tc>
        <w:tc>
          <w:tcPr>
            <w:tcW w:w="7171" w:type="dxa"/>
          </w:tcPr>
          <w:p w14:paraId="45E8E047" w14:textId="4CA82CFC" w:rsidR="00E7069C" w:rsidRPr="00DC3AC8" w:rsidRDefault="00E7069C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310" w:author="Yang, Lisa-JH (shanghai)" w:date="2021-01-27T16:25:00Z">
                  <w:rPr>
                    <w:rFonts w:asciiTheme="minorHAnsi" w:eastAsia="微软雅黑" w:hAnsiTheme="minorHAnsi"/>
                    <w:color w:val="00B0F0"/>
                  </w:rPr>
                </w:rPrChange>
              </w:rPr>
            </w:pPr>
          </w:p>
        </w:tc>
      </w:tr>
    </w:tbl>
    <w:p w14:paraId="5FB5AA0F" w14:textId="77777777" w:rsidR="00E7069C" w:rsidRPr="00D305AF" w:rsidRDefault="00E7069C" w:rsidP="00E7069C">
      <w:pPr>
        <w:rPr>
          <w:rFonts w:ascii="Arial" w:hAnsi="Arial" w:cs="Arial"/>
          <w:rPrChange w:id="1311" w:author="Yang, Lisa-JH (shanghai)" w:date="2021-01-27T16:25:00Z">
            <w:rPr/>
          </w:rPrChange>
        </w:rPr>
      </w:pPr>
    </w:p>
    <w:p w14:paraId="3B51268F" w14:textId="77777777" w:rsidR="00E7069C" w:rsidRPr="00E7069C" w:rsidRDefault="00E7069C" w:rsidP="00E7069C">
      <w:pPr>
        <w:rPr>
          <w:rPrChange w:id="1312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</w:p>
    <w:p w14:paraId="14517A49" w14:textId="72A4B5C2" w:rsidR="00AB1012" w:rsidRDefault="002F6370">
      <w:pPr>
        <w:pStyle w:val="3"/>
        <w:keepLines w:val="0"/>
        <w:widowControl/>
        <w:tabs>
          <w:tab w:val="left" w:pos="864"/>
        </w:tabs>
        <w:spacing w:before="120" w:after="60"/>
        <w:rPr>
          <w:rFonts w:ascii="Arial" w:eastAsia="微软雅黑" w:hAnsi="Arial" w:cs="Arial"/>
        </w:rPr>
      </w:pPr>
      <w:bookmarkStart w:id="1313" w:name="_Toc27165"/>
      <w:r w:rsidRPr="00D305AF">
        <w:rPr>
          <w:rFonts w:ascii="Arial" w:eastAsia="微软雅黑" w:hAnsi="Arial" w:cs="Arial" w:hint="eastAsia"/>
          <w:rPrChange w:id="1314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软件代码</w:t>
      </w:r>
      <w:r w:rsidRPr="00D305AF">
        <w:rPr>
          <w:rFonts w:ascii="Arial" w:eastAsia="微软雅黑" w:hAnsi="Arial" w:cs="Arial"/>
          <w:rPrChange w:id="1315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/ Source Code</w:t>
      </w:r>
      <w:bookmarkEnd w:id="1313"/>
    </w:p>
    <w:p w14:paraId="27379694" w14:textId="77777777" w:rsidR="00024C60" w:rsidRPr="00D305AF" w:rsidRDefault="00024C60" w:rsidP="00024C60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316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1317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验证目的</w:t>
      </w:r>
      <w:r w:rsidRPr="00D305AF">
        <w:rPr>
          <w:rFonts w:ascii="Arial" w:eastAsia="微软雅黑" w:hAnsi="Arial" w:cs="Arial"/>
          <w:rPrChange w:id="1318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Purpose</w:t>
      </w:r>
    </w:p>
    <w:p w14:paraId="2845D6EE" w14:textId="77777777" w:rsidR="00024C60" w:rsidRPr="00D305AF" w:rsidRDefault="00024C60" w:rsidP="00024C60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319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1320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</w:t>
      </w:r>
      <w:r w:rsidRPr="00D305AF">
        <w:rPr>
          <w:rFonts w:ascii="Arial" w:eastAsia="微软雅黑" w:hAnsi="Arial" w:cs="Arial" w:hint="eastAsia"/>
          <w:rPrChange w:id="1321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对象</w:t>
      </w:r>
      <w:r w:rsidRPr="00D305AF">
        <w:rPr>
          <w:rFonts w:ascii="Arial" w:eastAsia="微软雅黑" w:hAnsi="Arial" w:cs="Arial"/>
          <w:rPrChange w:id="1322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Object</w:t>
      </w:r>
    </w:p>
    <w:p w14:paraId="0574290C" w14:textId="77777777" w:rsidR="00024C60" w:rsidRPr="00D305AF" w:rsidRDefault="00024C60" w:rsidP="00024C60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323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1324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选择验证方法</w:t>
      </w:r>
      <w:r w:rsidRPr="00D305AF">
        <w:rPr>
          <w:rFonts w:ascii="Arial" w:eastAsia="微软雅黑" w:hAnsi="Arial" w:cs="Arial"/>
          <w:rPrChange w:id="1325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Selection of verification methods</w:t>
      </w:r>
    </w:p>
    <w:p w14:paraId="545768BB" w14:textId="77777777" w:rsidR="00024C60" w:rsidRPr="00D305AF" w:rsidRDefault="00024C60" w:rsidP="00024C60">
      <w:pPr>
        <w:ind w:left="420"/>
        <w:rPr>
          <w:rFonts w:ascii="Arial" w:hAnsi="Arial" w:cs="Arial"/>
          <w:rPrChange w:id="1326" w:author="Yang, Lisa-JH (shanghai)" w:date="2021-01-27T16:25:00Z">
            <w:rPr/>
          </w:rPrChange>
        </w:rPr>
      </w:pPr>
      <w:r>
        <w:rPr>
          <w:rFonts w:ascii="Arial" w:hAnsi="Arial" w:cs="Arial" w:hint="eastAsia"/>
        </w:rPr>
        <w:t>参考</w:t>
      </w:r>
      <w:r>
        <w:rPr>
          <w:rFonts w:ascii="Arial" w:hAnsi="Arial" w:cs="Arial" w:hint="eastAsia"/>
        </w:rPr>
        <w:t>method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table</w:t>
      </w:r>
      <w:r>
        <w:rPr>
          <w:rFonts w:ascii="Arial" w:hAnsi="Arial" w:cs="Arial"/>
        </w:rPr>
        <w:t>.</w:t>
      </w:r>
    </w:p>
    <w:p w14:paraId="7BBC87C6" w14:textId="77777777" w:rsidR="00FF13D2" w:rsidRDefault="00FF13D2" w:rsidP="00024C60">
      <w:pPr>
        <w:rPr>
          <w:rFonts w:ascii="Arial" w:hAnsi="Arial" w:cs="Arial"/>
        </w:rPr>
      </w:pPr>
    </w:p>
    <w:p w14:paraId="3B3E1BD2" w14:textId="77777777" w:rsidR="00C5599A" w:rsidRPr="00E7069C" w:rsidRDefault="00C5599A" w:rsidP="00C5599A">
      <w:pPr>
        <w:autoSpaceDE w:val="0"/>
        <w:autoSpaceDN w:val="0"/>
        <w:adjustRightInd w:val="0"/>
        <w:spacing w:before="100" w:after="100" w:line="220" w:lineRule="atLeast"/>
        <w:jc w:val="center"/>
        <w:rPr>
          <w:rFonts w:ascii="Cambria" w:eastAsiaTheme="minorEastAsia" w:hAnsi="Cambria" w:cs="Cambria"/>
          <w:color w:val="000000"/>
          <w:kern w:val="0"/>
          <w:sz w:val="22"/>
        </w:rPr>
      </w:pPr>
      <w:r w:rsidRPr="00E7069C">
        <w:rPr>
          <w:rFonts w:ascii="Cambria" w:eastAsiaTheme="minorEastAsia" w:hAnsi="Cambria" w:cs="Cambria"/>
          <w:b/>
          <w:bCs/>
          <w:color w:val="000000"/>
          <w:kern w:val="0"/>
          <w:sz w:val="22"/>
        </w:rPr>
        <w:t>Table 7 — Methods for software unit verification</w:t>
      </w:r>
    </w:p>
    <w:p w14:paraId="0A2C7109" w14:textId="77777777" w:rsidR="00C5599A" w:rsidRPr="00D305AF" w:rsidRDefault="00C5599A" w:rsidP="00024C60">
      <w:pPr>
        <w:rPr>
          <w:rFonts w:ascii="Arial" w:hAnsi="Arial" w:cs="Arial"/>
          <w:rPrChange w:id="1327" w:author="Yang, Lisa-JH (shanghai)" w:date="2021-01-27T16:25:00Z">
            <w:rPr/>
          </w:rPrChange>
        </w:rPr>
      </w:pPr>
    </w:p>
    <w:p w14:paraId="63DC3936" w14:textId="77777777" w:rsidR="00024C60" w:rsidRPr="00D305AF" w:rsidRDefault="00024C60" w:rsidP="00024C60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hAnsi="Arial" w:cs="Arial"/>
          <w:rPrChange w:id="1328" w:author="Yang, Lisa-JH (shanghai)" w:date="2021-01-27T16:25:00Z">
            <w:rPr/>
          </w:rPrChange>
        </w:rPr>
      </w:pPr>
      <w:r w:rsidRPr="00D305AF">
        <w:rPr>
          <w:rFonts w:ascii="Arial" w:eastAsia="微软雅黑" w:hAnsi="Arial" w:cs="Arial"/>
          <w:rPrChange w:id="1329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lastRenderedPageBreak/>
        <w:t>验证</w:t>
      </w:r>
      <w:r w:rsidRPr="00D305AF">
        <w:rPr>
          <w:rFonts w:ascii="Arial" w:eastAsia="微软雅黑" w:hAnsi="Arial" w:cs="Arial" w:hint="eastAsia"/>
          <w:rPrChange w:id="1330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活动</w:t>
      </w:r>
      <w:r w:rsidRPr="00D305AF">
        <w:rPr>
          <w:rFonts w:ascii="Arial" w:eastAsia="微软雅黑" w:hAnsi="Arial" w:cs="Arial"/>
          <w:rPrChange w:id="1331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Activity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5"/>
        <w:gridCol w:w="7171"/>
      </w:tblGrid>
      <w:tr w:rsidR="00024C60" w:rsidRPr="00D305AF" w14:paraId="2D689CF7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128BAE54" w14:textId="77777777" w:rsidR="00024C60" w:rsidRPr="00D305AF" w:rsidRDefault="00024C60" w:rsidP="003E36B4">
            <w:pPr>
              <w:jc w:val="center"/>
              <w:rPr>
                <w:rFonts w:ascii="Arial" w:eastAsia="黑体" w:hAnsi="Arial" w:cs="Arial"/>
                <w:b/>
                <w:rPrChange w:id="133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333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输入</w:t>
            </w:r>
            <w:r w:rsidRPr="00D305AF">
              <w:rPr>
                <w:rFonts w:ascii="Arial" w:eastAsia="黑体" w:hAnsi="Arial" w:cs="Arial"/>
                <w:b/>
                <w:rPrChange w:id="133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 xml:space="preserve"> / Input</w:t>
            </w:r>
          </w:p>
        </w:tc>
        <w:tc>
          <w:tcPr>
            <w:tcW w:w="7171" w:type="dxa"/>
          </w:tcPr>
          <w:p w14:paraId="55AEC92D" w14:textId="6AD29D5B" w:rsidR="007E699D" w:rsidRPr="00DC3AC8" w:rsidRDefault="007E699D" w:rsidP="007E699D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335" w:author="Yang, Lisa-JH (shanghai)" w:date="2021-01-27T16:25:00Z">
                  <w:rPr>
                    <w:rFonts w:asciiTheme="minorHAnsi" w:hAnsiTheme="minorHAnsi"/>
                    <w:i/>
                    <w:color w:val="0000FF"/>
                    <w:lang w:eastAsia="zh-CN"/>
                  </w:rPr>
                </w:rPrChange>
              </w:rPr>
            </w:pPr>
          </w:p>
        </w:tc>
      </w:tr>
      <w:tr w:rsidR="00024C60" w:rsidRPr="00D305AF" w14:paraId="38B0DCEE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215A6C80" w14:textId="77777777" w:rsidR="00024C60" w:rsidRPr="00D305AF" w:rsidRDefault="00024C60" w:rsidP="003E36B4">
            <w:pPr>
              <w:jc w:val="center"/>
              <w:rPr>
                <w:rFonts w:ascii="Arial" w:eastAsia="黑体" w:hAnsi="Arial" w:cs="Arial"/>
                <w:b/>
                <w:rPrChange w:id="133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337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输出</w:t>
            </w:r>
            <w:r w:rsidRPr="00D305AF">
              <w:rPr>
                <w:rFonts w:ascii="Arial" w:eastAsia="黑体" w:hAnsi="Arial" w:cs="Arial"/>
                <w:b/>
                <w:rPrChange w:id="133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 xml:space="preserve"> / Output</w:t>
            </w:r>
          </w:p>
        </w:tc>
        <w:tc>
          <w:tcPr>
            <w:tcW w:w="7171" w:type="dxa"/>
          </w:tcPr>
          <w:p w14:paraId="250129E4" w14:textId="2CEB95C9" w:rsidR="004632D8" w:rsidRPr="00DC3AC8" w:rsidRDefault="004632D8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339" w:author="Yang, Lisa-JH (shanghai)" w:date="2021-01-27T16:25:00Z">
                  <w:rPr>
                    <w:rFonts w:asciiTheme="minorHAnsi" w:hAnsiTheme="minorHAnsi"/>
                    <w:i/>
                    <w:color w:val="0000FF"/>
                  </w:rPr>
                </w:rPrChange>
              </w:rPr>
            </w:pPr>
          </w:p>
        </w:tc>
      </w:tr>
      <w:tr w:rsidR="00024C60" w:rsidRPr="00D305AF" w14:paraId="42DABB72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74186CC7" w14:textId="77777777" w:rsidR="00024C60" w:rsidRPr="00D305AF" w:rsidRDefault="00024C60" w:rsidP="003E36B4">
            <w:pPr>
              <w:jc w:val="center"/>
              <w:rPr>
                <w:rFonts w:ascii="Arial" w:eastAsia="黑体" w:hAnsi="Arial" w:cs="Arial"/>
                <w:b/>
                <w:rPrChange w:id="134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341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验证时机</w:t>
            </w:r>
          </w:p>
          <w:p w14:paraId="6811F1B8" w14:textId="77777777" w:rsidR="00024C60" w:rsidRPr="00D305AF" w:rsidRDefault="00024C60" w:rsidP="003E36B4">
            <w:pPr>
              <w:jc w:val="center"/>
              <w:rPr>
                <w:rFonts w:ascii="Arial" w:eastAsia="黑体" w:hAnsi="Arial" w:cs="Arial"/>
                <w:b/>
                <w:rPrChange w:id="134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34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Timing</w:t>
            </w:r>
          </w:p>
        </w:tc>
        <w:tc>
          <w:tcPr>
            <w:tcW w:w="7171" w:type="dxa"/>
          </w:tcPr>
          <w:p w14:paraId="1373218C" w14:textId="64DDFEE2" w:rsidR="00024C60" w:rsidRPr="00DC3AC8" w:rsidRDefault="00024C60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344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024C60" w:rsidRPr="00D305AF" w14:paraId="669EAA3E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5C55D81C" w14:textId="77777777" w:rsidR="00024C60" w:rsidRPr="00D305AF" w:rsidRDefault="00024C60" w:rsidP="003E36B4">
            <w:pPr>
              <w:jc w:val="center"/>
              <w:rPr>
                <w:rFonts w:ascii="Arial" w:eastAsia="黑体" w:hAnsi="Arial" w:cs="Arial"/>
                <w:b/>
                <w:rPrChange w:id="134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346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验证环境</w:t>
            </w:r>
          </w:p>
          <w:p w14:paraId="64507FE3" w14:textId="77777777" w:rsidR="00024C60" w:rsidRPr="00D305AF" w:rsidRDefault="00024C60" w:rsidP="003E36B4">
            <w:pPr>
              <w:jc w:val="center"/>
              <w:rPr>
                <w:rFonts w:ascii="Arial" w:eastAsia="黑体" w:hAnsi="Arial" w:cs="Arial"/>
                <w:b/>
                <w:rPrChange w:id="1347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34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Environment</w:t>
            </w:r>
          </w:p>
        </w:tc>
        <w:tc>
          <w:tcPr>
            <w:tcW w:w="7171" w:type="dxa"/>
          </w:tcPr>
          <w:p w14:paraId="7F471FDF" w14:textId="33880D27" w:rsidR="00024C60" w:rsidRPr="00DC3AC8" w:rsidRDefault="00024C60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349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024C60" w:rsidRPr="00D305AF" w14:paraId="33384A67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6FF5ECA7" w14:textId="77777777" w:rsidR="00024C60" w:rsidRPr="00D305AF" w:rsidRDefault="00024C60" w:rsidP="003E36B4">
            <w:pPr>
              <w:jc w:val="center"/>
              <w:rPr>
                <w:rFonts w:ascii="Arial" w:eastAsia="黑体" w:hAnsi="Arial" w:cs="Arial"/>
                <w:b/>
                <w:rPrChange w:id="135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351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验证准则</w:t>
            </w:r>
          </w:p>
          <w:p w14:paraId="4884C498" w14:textId="77777777" w:rsidR="00024C60" w:rsidRPr="00D305AF" w:rsidRDefault="00024C60" w:rsidP="003E36B4">
            <w:pPr>
              <w:jc w:val="center"/>
              <w:rPr>
                <w:rFonts w:ascii="Arial" w:eastAsia="黑体" w:hAnsi="Arial" w:cs="Arial"/>
                <w:b/>
                <w:rPrChange w:id="135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35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Criteria</w:t>
            </w:r>
          </w:p>
          <w:p w14:paraId="2876D3DC" w14:textId="77777777" w:rsidR="00024C60" w:rsidRPr="00D305AF" w:rsidRDefault="00024C60" w:rsidP="003E36B4">
            <w:pPr>
              <w:jc w:val="center"/>
              <w:rPr>
                <w:rFonts w:ascii="Arial" w:eastAsia="黑体" w:hAnsi="Arial" w:cs="Arial"/>
                <w:b/>
                <w:rPrChange w:id="135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355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（包括：验证异常时的措施及回归策略）</w:t>
            </w:r>
          </w:p>
        </w:tc>
        <w:tc>
          <w:tcPr>
            <w:tcW w:w="7171" w:type="dxa"/>
          </w:tcPr>
          <w:p w14:paraId="71AA7430" w14:textId="056D5DF9" w:rsidR="004632D8" w:rsidRPr="00DC3AC8" w:rsidRDefault="004632D8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356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024C60" w:rsidRPr="00D305AF" w14:paraId="23555472" w14:textId="77777777" w:rsidTr="007E699D">
        <w:tc>
          <w:tcPr>
            <w:tcW w:w="2405" w:type="dxa"/>
            <w:shd w:val="clear" w:color="auto" w:fill="F2F2F2" w:themeFill="background1" w:themeFillShade="F2"/>
          </w:tcPr>
          <w:p w14:paraId="118B19BA" w14:textId="77777777" w:rsidR="00024C60" w:rsidRPr="00D305AF" w:rsidRDefault="00024C60" w:rsidP="003E36B4">
            <w:pPr>
              <w:jc w:val="center"/>
              <w:rPr>
                <w:rFonts w:ascii="Arial" w:eastAsia="黑体" w:hAnsi="Arial" w:cs="Arial"/>
                <w:b/>
                <w:rPrChange w:id="1357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358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使用的工具</w:t>
            </w:r>
          </w:p>
          <w:p w14:paraId="2066B2EA" w14:textId="77777777" w:rsidR="00024C60" w:rsidRPr="00D305AF" w:rsidRDefault="00024C60" w:rsidP="003E36B4">
            <w:pPr>
              <w:jc w:val="center"/>
              <w:rPr>
                <w:rFonts w:ascii="Arial" w:eastAsia="黑体" w:hAnsi="Arial" w:cs="Arial"/>
                <w:b/>
                <w:rPrChange w:id="135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36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Tools to be used</w:t>
            </w:r>
          </w:p>
        </w:tc>
        <w:tc>
          <w:tcPr>
            <w:tcW w:w="7171" w:type="dxa"/>
            <w:shd w:val="clear" w:color="auto" w:fill="auto"/>
          </w:tcPr>
          <w:p w14:paraId="1EEA7348" w14:textId="4FBAD3E7" w:rsidR="00024C60" w:rsidRPr="00DC3AC8" w:rsidRDefault="00024C60" w:rsidP="002D05AA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361" w:author="Yang, Lisa-JH (shanghai)" w:date="2021-01-27T16:25:00Z">
                  <w:rPr>
                    <w:rFonts w:asciiTheme="minorHAnsi" w:eastAsia="微软雅黑" w:hAnsiTheme="minorHAnsi"/>
                    <w:color w:val="00B0F0"/>
                  </w:rPr>
                </w:rPrChange>
              </w:rPr>
            </w:pPr>
          </w:p>
        </w:tc>
      </w:tr>
      <w:tr w:rsidR="00024C60" w:rsidRPr="00D305AF" w14:paraId="536007D0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1B95513D" w14:textId="77777777" w:rsidR="00024C60" w:rsidRPr="00D305AF" w:rsidRDefault="00024C60" w:rsidP="003E36B4">
            <w:pPr>
              <w:jc w:val="center"/>
              <w:rPr>
                <w:rFonts w:ascii="Arial" w:eastAsia="黑体" w:hAnsi="Arial" w:cs="Arial"/>
                <w:b/>
                <w:rPrChange w:id="136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363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责任人</w:t>
            </w:r>
          </w:p>
          <w:p w14:paraId="4A5A5100" w14:textId="77777777" w:rsidR="00024C60" w:rsidRPr="00D305AF" w:rsidRDefault="00024C60" w:rsidP="003E36B4">
            <w:pPr>
              <w:jc w:val="center"/>
              <w:rPr>
                <w:rFonts w:ascii="Arial" w:eastAsia="黑体" w:hAnsi="Arial" w:cs="Arial"/>
                <w:b/>
                <w:rPrChange w:id="136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36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Responsible</w:t>
            </w:r>
          </w:p>
        </w:tc>
        <w:tc>
          <w:tcPr>
            <w:tcW w:w="7171" w:type="dxa"/>
          </w:tcPr>
          <w:p w14:paraId="05E23D8D" w14:textId="4D601278" w:rsidR="00024C60" w:rsidRPr="00DC3AC8" w:rsidRDefault="00024C60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366" w:author="Yang, Lisa-JH (shanghai)" w:date="2021-01-27T16:25:00Z">
                  <w:rPr>
                    <w:rFonts w:asciiTheme="minorHAnsi" w:eastAsia="微软雅黑" w:hAnsiTheme="minorHAnsi"/>
                    <w:color w:val="00B0F0"/>
                  </w:rPr>
                </w:rPrChange>
              </w:rPr>
            </w:pPr>
          </w:p>
        </w:tc>
      </w:tr>
    </w:tbl>
    <w:p w14:paraId="33DDD9AD" w14:textId="77777777" w:rsidR="00853192" w:rsidRPr="00024C60" w:rsidRDefault="00853192" w:rsidP="00853192">
      <w:pPr>
        <w:rPr>
          <w:rPrChange w:id="1367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</w:p>
    <w:p w14:paraId="14CCEF8E" w14:textId="269A164E" w:rsidR="00AB1012" w:rsidRDefault="002F6370">
      <w:pPr>
        <w:pStyle w:val="3"/>
        <w:keepLines w:val="0"/>
        <w:widowControl/>
        <w:tabs>
          <w:tab w:val="left" w:pos="864"/>
        </w:tabs>
        <w:spacing w:before="120" w:after="60"/>
        <w:rPr>
          <w:rFonts w:ascii="Arial" w:eastAsia="微软雅黑" w:hAnsi="Arial" w:cs="Arial"/>
        </w:rPr>
      </w:pPr>
      <w:bookmarkStart w:id="1368" w:name="_Toc5845"/>
      <w:bookmarkStart w:id="1369" w:name="_Toc512252632"/>
      <w:r w:rsidRPr="00D305AF">
        <w:rPr>
          <w:rFonts w:ascii="Arial" w:eastAsia="微软雅黑" w:hAnsi="Arial" w:cs="Arial" w:hint="eastAsia"/>
          <w:rPrChange w:id="1370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软件单元测试规范（测试用例）</w:t>
      </w:r>
      <w:r w:rsidRPr="00D305AF">
        <w:rPr>
          <w:rFonts w:ascii="Arial" w:eastAsia="微软雅黑" w:hAnsi="Arial" w:cs="Arial"/>
          <w:rPrChange w:id="1371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Software Unit Test Specification (Test Case)</w:t>
      </w:r>
      <w:bookmarkEnd w:id="1368"/>
      <w:bookmarkEnd w:id="1369"/>
    </w:p>
    <w:p w14:paraId="6439EA85" w14:textId="77777777" w:rsidR="00D745F2" w:rsidRPr="00D305AF" w:rsidRDefault="00D745F2" w:rsidP="00D745F2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372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bookmarkStart w:id="1373" w:name="_Hlk62803780"/>
      <w:r w:rsidRPr="00D305AF">
        <w:rPr>
          <w:rFonts w:ascii="Arial" w:eastAsia="微软雅黑" w:hAnsi="Arial" w:cs="Arial"/>
          <w:rPrChange w:id="1374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验证目的</w:t>
      </w:r>
      <w:r w:rsidRPr="00D305AF">
        <w:rPr>
          <w:rFonts w:ascii="Arial" w:eastAsia="微软雅黑" w:hAnsi="Arial" w:cs="Arial"/>
          <w:rPrChange w:id="1375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Purpose</w:t>
      </w:r>
    </w:p>
    <w:p w14:paraId="487A65A2" w14:textId="77777777" w:rsidR="00D745F2" w:rsidRPr="00D305AF" w:rsidRDefault="00D745F2" w:rsidP="00D745F2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376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1377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</w:t>
      </w:r>
      <w:r w:rsidRPr="00D305AF">
        <w:rPr>
          <w:rFonts w:ascii="Arial" w:eastAsia="微软雅黑" w:hAnsi="Arial" w:cs="Arial" w:hint="eastAsia"/>
          <w:rPrChange w:id="1378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对象</w:t>
      </w:r>
      <w:r w:rsidRPr="00D305AF">
        <w:rPr>
          <w:rFonts w:ascii="Arial" w:eastAsia="微软雅黑" w:hAnsi="Arial" w:cs="Arial"/>
          <w:rPrChange w:id="1379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Object</w:t>
      </w:r>
    </w:p>
    <w:p w14:paraId="1B1F58B0" w14:textId="77777777" w:rsidR="00D745F2" w:rsidRPr="00D305AF" w:rsidRDefault="00D745F2" w:rsidP="00D745F2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380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1381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选择验证方法</w:t>
      </w:r>
      <w:r w:rsidRPr="00D305AF">
        <w:rPr>
          <w:rFonts w:ascii="Arial" w:eastAsia="微软雅黑" w:hAnsi="Arial" w:cs="Arial"/>
          <w:rPrChange w:id="1382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Selection of verification methods</w:t>
      </w:r>
    </w:p>
    <w:p w14:paraId="4F048D00" w14:textId="77777777" w:rsidR="00D745F2" w:rsidRPr="00D305AF" w:rsidRDefault="00D745F2" w:rsidP="00D745F2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hAnsi="Arial" w:cs="Arial"/>
          <w:rPrChange w:id="1383" w:author="Yang, Lisa-JH (shanghai)" w:date="2021-01-27T16:25:00Z">
            <w:rPr/>
          </w:rPrChange>
        </w:rPr>
      </w:pPr>
      <w:r w:rsidRPr="00D305AF">
        <w:rPr>
          <w:rFonts w:ascii="Arial" w:eastAsia="微软雅黑" w:hAnsi="Arial" w:cs="Arial"/>
          <w:rPrChange w:id="1384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</w:t>
      </w:r>
      <w:r w:rsidRPr="00D305AF">
        <w:rPr>
          <w:rFonts w:ascii="Arial" w:eastAsia="微软雅黑" w:hAnsi="Arial" w:cs="Arial" w:hint="eastAsia"/>
          <w:rPrChange w:id="1385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活动</w:t>
      </w:r>
      <w:r w:rsidRPr="00D305AF">
        <w:rPr>
          <w:rFonts w:ascii="Arial" w:eastAsia="微软雅黑" w:hAnsi="Arial" w:cs="Arial"/>
          <w:rPrChange w:id="1386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Activity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5"/>
        <w:gridCol w:w="7171"/>
      </w:tblGrid>
      <w:tr w:rsidR="00D745F2" w:rsidRPr="00D305AF" w14:paraId="2DAA3589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7CA22412" w14:textId="77777777" w:rsidR="00D745F2" w:rsidRPr="00D305AF" w:rsidRDefault="00D745F2" w:rsidP="003E36B4">
            <w:pPr>
              <w:jc w:val="center"/>
              <w:rPr>
                <w:rFonts w:ascii="Arial" w:eastAsia="黑体" w:hAnsi="Arial" w:cs="Arial"/>
                <w:b/>
                <w:rPrChange w:id="1387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388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输入</w:t>
            </w:r>
            <w:r w:rsidRPr="00D305AF">
              <w:rPr>
                <w:rFonts w:ascii="Arial" w:eastAsia="黑体" w:hAnsi="Arial" w:cs="Arial"/>
                <w:b/>
                <w:rPrChange w:id="138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 xml:space="preserve"> / Input</w:t>
            </w:r>
          </w:p>
        </w:tc>
        <w:tc>
          <w:tcPr>
            <w:tcW w:w="7171" w:type="dxa"/>
          </w:tcPr>
          <w:p w14:paraId="734EB608" w14:textId="24A41721" w:rsidR="00977F2E" w:rsidRPr="00DC3AC8" w:rsidRDefault="00977F2E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390" w:author="Yang, Lisa-JH (shanghai)" w:date="2021-01-27T16:25:00Z">
                  <w:rPr>
                    <w:rFonts w:asciiTheme="minorHAnsi" w:hAnsiTheme="minorHAnsi"/>
                    <w:i/>
                    <w:color w:val="0000FF"/>
                    <w:lang w:eastAsia="zh-CN"/>
                  </w:rPr>
                </w:rPrChange>
              </w:rPr>
            </w:pPr>
          </w:p>
        </w:tc>
      </w:tr>
      <w:tr w:rsidR="00D745F2" w:rsidRPr="00D305AF" w14:paraId="44D1F961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75D4A082" w14:textId="77777777" w:rsidR="00D745F2" w:rsidRPr="00D305AF" w:rsidRDefault="00D745F2" w:rsidP="003E36B4">
            <w:pPr>
              <w:jc w:val="center"/>
              <w:rPr>
                <w:rFonts w:ascii="Arial" w:eastAsia="黑体" w:hAnsi="Arial" w:cs="Arial"/>
                <w:b/>
                <w:rPrChange w:id="139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392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输出</w:t>
            </w:r>
            <w:r w:rsidRPr="00D305AF">
              <w:rPr>
                <w:rFonts w:ascii="Arial" w:eastAsia="黑体" w:hAnsi="Arial" w:cs="Arial"/>
                <w:b/>
                <w:rPrChange w:id="139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 xml:space="preserve"> / Output</w:t>
            </w:r>
          </w:p>
        </w:tc>
        <w:tc>
          <w:tcPr>
            <w:tcW w:w="7171" w:type="dxa"/>
          </w:tcPr>
          <w:p w14:paraId="3C9F42C9" w14:textId="46180436" w:rsidR="00D745F2" w:rsidRPr="00DC3AC8" w:rsidRDefault="00D745F2" w:rsidP="00977F2E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394" w:author="Yang, Lisa-JH (shanghai)" w:date="2021-01-27T16:25:00Z">
                  <w:rPr>
                    <w:rFonts w:asciiTheme="minorHAnsi" w:hAnsiTheme="minorHAnsi"/>
                    <w:i/>
                    <w:color w:val="0000FF"/>
                  </w:rPr>
                </w:rPrChange>
              </w:rPr>
            </w:pPr>
          </w:p>
        </w:tc>
      </w:tr>
      <w:tr w:rsidR="00D745F2" w:rsidRPr="00D305AF" w14:paraId="729B4968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4658C858" w14:textId="77777777" w:rsidR="00D745F2" w:rsidRPr="00D305AF" w:rsidRDefault="00D745F2" w:rsidP="003E36B4">
            <w:pPr>
              <w:jc w:val="center"/>
              <w:rPr>
                <w:rFonts w:ascii="Arial" w:eastAsia="黑体" w:hAnsi="Arial" w:cs="Arial"/>
                <w:b/>
                <w:rPrChange w:id="139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396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验证时机</w:t>
            </w:r>
          </w:p>
          <w:p w14:paraId="570AA418" w14:textId="77777777" w:rsidR="00D745F2" w:rsidRPr="00D305AF" w:rsidRDefault="00D745F2" w:rsidP="003E36B4">
            <w:pPr>
              <w:jc w:val="center"/>
              <w:rPr>
                <w:rFonts w:ascii="Arial" w:eastAsia="黑体" w:hAnsi="Arial" w:cs="Arial"/>
                <w:b/>
                <w:rPrChange w:id="1397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39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Timing</w:t>
            </w:r>
          </w:p>
        </w:tc>
        <w:tc>
          <w:tcPr>
            <w:tcW w:w="7171" w:type="dxa"/>
          </w:tcPr>
          <w:p w14:paraId="4E461B8A" w14:textId="22666070" w:rsidR="00D745F2" w:rsidRPr="00DC3AC8" w:rsidRDefault="00D745F2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399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D745F2" w:rsidRPr="00D305AF" w14:paraId="2352A316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4A5C1789" w14:textId="77777777" w:rsidR="00D745F2" w:rsidRPr="00D305AF" w:rsidRDefault="00D745F2" w:rsidP="003E36B4">
            <w:pPr>
              <w:jc w:val="center"/>
              <w:rPr>
                <w:rFonts w:ascii="Arial" w:eastAsia="黑体" w:hAnsi="Arial" w:cs="Arial"/>
                <w:b/>
                <w:rPrChange w:id="140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401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验证环境</w:t>
            </w:r>
          </w:p>
          <w:p w14:paraId="49FFCD3E" w14:textId="77777777" w:rsidR="00D745F2" w:rsidRPr="00D305AF" w:rsidRDefault="00D745F2" w:rsidP="003E36B4">
            <w:pPr>
              <w:jc w:val="center"/>
              <w:rPr>
                <w:rFonts w:ascii="Arial" w:eastAsia="黑体" w:hAnsi="Arial" w:cs="Arial"/>
                <w:b/>
                <w:rPrChange w:id="140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40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Environment</w:t>
            </w:r>
          </w:p>
        </w:tc>
        <w:tc>
          <w:tcPr>
            <w:tcW w:w="7171" w:type="dxa"/>
          </w:tcPr>
          <w:p w14:paraId="7571A1A1" w14:textId="4C8E73D7" w:rsidR="00D745F2" w:rsidRPr="00DC3AC8" w:rsidRDefault="00D745F2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404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D745F2" w:rsidRPr="00D305AF" w14:paraId="075E1E8C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344757BD" w14:textId="77777777" w:rsidR="00D745F2" w:rsidRPr="00D305AF" w:rsidRDefault="00D745F2" w:rsidP="003E36B4">
            <w:pPr>
              <w:jc w:val="center"/>
              <w:rPr>
                <w:rFonts w:ascii="Arial" w:eastAsia="黑体" w:hAnsi="Arial" w:cs="Arial"/>
                <w:b/>
                <w:rPrChange w:id="140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406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验证准则</w:t>
            </w:r>
          </w:p>
          <w:p w14:paraId="2FFDB1D9" w14:textId="77777777" w:rsidR="00D745F2" w:rsidRPr="00D305AF" w:rsidRDefault="00D745F2" w:rsidP="003E36B4">
            <w:pPr>
              <w:jc w:val="center"/>
              <w:rPr>
                <w:rFonts w:ascii="Arial" w:eastAsia="黑体" w:hAnsi="Arial" w:cs="Arial"/>
                <w:b/>
                <w:rPrChange w:id="1407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40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Criteria</w:t>
            </w:r>
          </w:p>
          <w:p w14:paraId="329C908C" w14:textId="77777777" w:rsidR="00D745F2" w:rsidRPr="00D305AF" w:rsidRDefault="00D745F2" w:rsidP="003E36B4">
            <w:pPr>
              <w:jc w:val="center"/>
              <w:rPr>
                <w:rFonts w:ascii="Arial" w:eastAsia="黑体" w:hAnsi="Arial" w:cs="Arial"/>
                <w:b/>
                <w:rPrChange w:id="140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410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（包括：验证异常时的措施及回归策略）</w:t>
            </w:r>
          </w:p>
        </w:tc>
        <w:tc>
          <w:tcPr>
            <w:tcW w:w="7171" w:type="dxa"/>
          </w:tcPr>
          <w:p w14:paraId="1E358C8F" w14:textId="0FFEE011" w:rsidR="00D745F2" w:rsidRPr="00DC3AC8" w:rsidRDefault="00D745F2" w:rsidP="00977F2E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411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D745F2" w:rsidRPr="00D305AF" w14:paraId="02DAE8C9" w14:textId="77777777" w:rsidTr="00013851">
        <w:tc>
          <w:tcPr>
            <w:tcW w:w="2405" w:type="dxa"/>
            <w:shd w:val="clear" w:color="auto" w:fill="F2F2F2" w:themeFill="background1" w:themeFillShade="F2"/>
          </w:tcPr>
          <w:p w14:paraId="40C6971C" w14:textId="77777777" w:rsidR="00D745F2" w:rsidRPr="00D305AF" w:rsidRDefault="00D745F2" w:rsidP="003E36B4">
            <w:pPr>
              <w:jc w:val="center"/>
              <w:rPr>
                <w:rFonts w:ascii="Arial" w:eastAsia="黑体" w:hAnsi="Arial" w:cs="Arial"/>
                <w:b/>
                <w:rPrChange w:id="141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413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使用的工具</w:t>
            </w:r>
          </w:p>
          <w:p w14:paraId="1D9FD422" w14:textId="77777777" w:rsidR="00D745F2" w:rsidRPr="00D305AF" w:rsidRDefault="00D745F2" w:rsidP="003E36B4">
            <w:pPr>
              <w:jc w:val="center"/>
              <w:rPr>
                <w:rFonts w:ascii="Arial" w:eastAsia="黑体" w:hAnsi="Arial" w:cs="Arial"/>
                <w:b/>
                <w:rPrChange w:id="141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41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Tools to be used</w:t>
            </w:r>
          </w:p>
        </w:tc>
        <w:tc>
          <w:tcPr>
            <w:tcW w:w="7171" w:type="dxa"/>
            <w:shd w:val="clear" w:color="auto" w:fill="auto"/>
          </w:tcPr>
          <w:p w14:paraId="1799D05B" w14:textId="206C4B97" w:rsidR="00D745F2" w:rsidRPr="00DC3AC8" w:rsidRDefault="00D745F2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416" w:author="Yang, Lisa-JH (shanghai)" w:date="2021-01-27T16:25:00Z">
                  <w:rPr>
                    <w:rFonts w:asciiTheme="minorHAnsi" w:eastAsia="微软雅黑" w:hAnsiTheme="minorHAnsi"/>
                    <w:color w:val="00B0F0"/>
                  </w:rPr>
                </w:rPrChange>
              </w:rPr>
            </w:pPr>
          </w:p>
        </w:tc>
      </w:tr>
      <w:tr w:rsidR="00D745F2" w:rsidRPr="00D305AF" w14:paraId="3FB758EA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23212390" w14:textId="77777777" w:rsidR="00D745F2" w:rsidRPr="00D305AF" w:rsidRDefault="00D745F2" w:rsidP="003E36B4">
            <w:pPr>
              <w:jc w:val="center"/>
              <w:rPr>
                <w:rFonts w:ascii="Arial" w:eastAsia="黑体" w:hAnsi="Arial" w:cs="Arial"/>
                <w:b/>
                <w:rPrChange w:id="1417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418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lastRenderedPageBreak/>
              <w:t>责任人</w:t>
            </w:r>
          </w:p>
          <w:p w14:paraId="495E1C2A" w14:textId="77777777" w:rsidR="00D745F2" w:rsidRPr="00D305AF" w:rsidRDefault="00D745F2" w:rsidP="003E36B4">
            <w:pPr>
              <w:jc w:val="center"/>
              <w:rPr>
                <w:rFonts w:ascii="Arial" w:eastAsia="黑体" w:hAnsi="Arial" w:cs="Arial"/>
                <w:b/>
                <w:rPrChange w:id="141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42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Responsible</w:t>
            </w:r>
          </w:p>
        </w:tc>
        <w:tc>
          <w:tcPr>
            <w:tcW w:w="7171" w:type="dxa"/>
          </w:tcPr>
          <w:p w14:paraId="3A6B415D" w14:textId="0DC6D87F" w:rsidR="00D745F2" w:rsidRPr="00DC3AC8" w:rsidRDefault="00D745F2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421" w:author="Yang, Lisa-JH (shanghai)" w:date="2021-01-27T16:25:00Z">
                  <w:rPr>
                    <w:rFonts w:asciiTheme="minorHAnsi" w:eastAsia="微软雅黑" w:hAnsiTheme="minorHAnsi"/>
                    <w:color w:val="00B0F0"/>
                  </w:rPr>
                </w:rPrChange>
              </w:rPr>
            </w:pPr>
          </w:p>
        </w:tc>
      </w:tr>
      <w:bookmarkEnd w:id="1373"/>
    </w:tbl>
    <w:p w14:paraId="00567752" w14:textId="77777777" w:rsidR="00D745F2" w:rsidRPr="00D745F2" w:rsidRDefault="00D745F2" w:rsidP="00D745F2">
      <w:pPr>
        <w:rPr>
          <w:rPrChange w:id="1422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</w:p>
    <w:p w14:paraId="150ED46F" w14:textId="58EAEB2A" w:rsidR="00AB1012" w:rsidRDefault="002F6370">
      <w:pPr>
        <w:pStyle w:val="3"/>
        <w:keepLines w:val="0"/>
        <w:widowControl/>
        <w:tabs>
          <w:tab w:val="left" w:pos="864"/>
        </w:tabs>
        <w:spacing w:before="120" w:after="60"/>
        <w:rPr>
          <w:rFonts w:ascii="Arial" w:eastAsia="微软雅黑" w:hAnsi="Arial" w:cs="Arial"/>
        </w:rPr>
      </w:pPr>
      <w:bookmarkStart w:id="1423" w:name="_Toc512252633"/>
      <w:bookmarkStart w:id="1424" w:name="_Toc32175"/>
      <w:r w:rsidRPr="00D305AF">
        <w:rPr>
          <w:rFonts w:ascii="Arial" w:eastAsia="微软雅黑" w:hAnsi="Arial" w:cs="Arial" w:hint="eastAsia"/>
          <w:rPrChange w:id="1425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软件集成测试规范（测试用例）</w:t>
      </w:r>
      <w:r w:rsidRPr="00D305AF">
        <w:rPr>
          <w:rFonts w:ascii="Arial" w:eastAsia="微软雅黑" w:hAnsi="Arial" w:cs="Arial"/>
          <w:rPrChange w:id="1426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Software Integration Test Specification (Test Case)</w:t>
      </w:r>
      <w:bookmarkEnd w:id="1423"/>
      <w:bookmarkEnd w:id="1424"/>
    </w:p>
    <w:p w14:paraId="34ADDB67" w14:textId="77777777" w:rsidR="00977F2E" w:rsidRPr="00D305AF" w:rsidRDefault="00977F2E" w:rsidP="00977F2E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427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1428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验证目的</w:t>
      </w:r>
      <w:r w:rsidRPr="00D305AF">
        <w:rPr>
          <w:rFonts w:ascii="Arial" w:eastAsia="微软雅黑" w:hAnsi="Arial" w:cs="Arial"/>
          <w:rPrChange w:id="1429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Purpose</w:t>
      </w:r>
    </w:p>
    <w:p w14:paraId="50561C13" w14:textId="77777777" w:rsidR="00977F2E" w:rsidRPr="00D305AF" w:rsidRDefault="00977F2E" w:rsidP="00977F2E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430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1431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</w:t>
      </w:r>
      <w:r w:rsidRPr="00D305AF">
        <w:rPr>
          <w:rFonts w:ascii="Arial" w:eastAsia="微软雅黑" w:hAnsi="Arial" w:cs="Arial" w:hint="eastAsia"/>
          <w:rPrChange w:id="1432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对象</w:t>
      </w:r>
      <w:r w:rsidRPr="00D305AF">
        <w:rPr>
          <w:rFonts w:ascii="Arial" w:eastAsia="微软雅黑" w:hAnsi="Arial" w:cs="Arial"/>
          <w:rPrChange w:id="1433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Object</w:t>
      </w:r>
    </w:p>
    <w:p w14:paraId="4E577348" w14:textId="77777777" w:rsidR="00977F2E" w:rsidRPr="00D305AF" w:rsidRDefault="00977F2E" w:rsidP="00977F2E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434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1435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选择验证方法</w:t>
      </w:r>
      <w:r w:rsidRPr="00D305AF">
        <w:rPr>
          <w:rFonts w:ascii="Arial" w:eastAsia="微软雅黑" w:hAnsi="Arial" w:cs="Arial"/>
          <w:rPrChange w:id="1436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Selection of verification methods</w:t>
      </w:r>
    </w:p>
    <w:p w14:paraId="0BEE703E" w14:textId="0E4CC959" w:rsidR="00977F2E" w:rsidRPr="00D305AF" w:rsidRDefault="00977F2E" w:rsidP="00977F2E">
      <w:pPr>
        <w:ind w:left="420"/>
        <w:rPr>
          <w:rFonts w:ascii="Arial" w:hAnsi="Arial" w:cs="Arial"/>
          <w:rPrChange w:id="1437" w:author="Yang, Lisa-JH (shanghai)" w:date="2021-01-27T16:25:00Z">
            <w:rPr/>
          </w:rPrChange>
        </w:rPr>
      </w:pPr>
    </w:p>
    <w:p w14:paraId="5554C141" w14:textId="77777777" w:rsidR="00977F2E" w:rsidRPr="00D305AF" w:rsidRDefault="00977F2E" w:rsidP="00977F2E">
      <w:pPr>
        <w:rPr>
          <w:rFonts w:ascii="Arial" w:hAnsi="Arial" w:cs="Arial"/>
          <w:rPrChange w:id="1438" w:author="Yang, Lisa-JH (shanghai)" w:date="2021-01-27T16:25:00Z">
            <w:rPr/>
          </w:rPrChange>
        </w:rPr>
      </w:pPr>
    </w:p>
    <w:p w14:paraId="2F86C670" w14:textId="77777777" w:rsidR="00977F2E" w:rsidRPr="00D305AF" w:rsidRDefault="00977F2E" w:rsidP="00977F2E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hAnsi="Arial" w:cs="Arial"/>
          <w:rPrChange w:id="1439" w:author="Yang, Lisa-JH (shanghai)" w:date="2021-01-27T16:25:00Z">
            <w:rPr/>
          </w:rPrChange>
        </w:rPr>
      </w:pPr>
      <w:r w:rsidRPr="00D305AF">
        <w:rPr>
          <w:rFonts w:ascii="Arial" w:eastAsia="微软雅黑" w:hAnsi="Arial" w:cs="Arial"/>
          <w:rPrChange w:id="1440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</w:t>
      </w:r>
      <w:r w:rsidRPr="00D305AF">
        <w:rPr>
          <w:rFonts w:ascii="Arial" w:eastAsia="微软雅黑" w:hAnsi="Arial" w:cs="Arial" w:hint="eastAsia"/>
          <w:rPrChange w:id="1441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活动</w:t>
      </w:r>
      <w:r w:rsidRPr="00D305AF">
        <w:rPr>
          <w:rFonts w:ascii="Arial" w:eastAsia="微软雅黑" w:hAnsi="Arial" w:cs="Arial"/>
          <w:rPrChange w:id="1442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Activity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5"/>
        <w:gridCol w:w="7171"/>
      </w:tblGrid>
      <w:tr w:rsidR="00977F2E" w:rsidRPr="00D305AF" w14:paraId="444CEDF1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607778C6" w14:textId="77777777" w:rsidR="00977F2E" w:rsidRPr="00D305AF" w:rsidRDefault="00977F2E" w:rsidP="003E36B4">
            <w:pPr>
              <w:jc w:val="center"/>
              <w:rPr>
                <w:rFonts w:ascii="Arial" w:eastAsia="黑体" w:hAnsi="Arial" w:cs="Arial"/>
                <w:b/>
                <w:rPrChange w:id="144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444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输入</w:t>
            </w:r>
            <w:r w:rsidRPr="00D305AF">
              <w:rPr>
                <w:rFonts w:ascii="Arial" w:eastAsia="黑体" w:hAnsi="Arial" w:cs="Arial"/>
                <w:b/>
                <w:rPrChange w:id="144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 xml:space="preserve"> / Input</w:t>
            </w:r>
          </w:p>
        </w:tc>
        <w:tc>
          <w:tcPr>
            <w:tcW w:w="7171" w:type="dxa"/>
          </w:tcPr>
          <w:p w14:paraId="7F3235F5" w14:textId="3D92DA46" w:rsidR="00977F2E" w:rsidRPr="00DC3AC8" w:rsidRDefault="00977F2E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446" w:author="Yang, Lisa-JH (shanghai)" w:date="2021-01-27T16:25:00Z">
                  <w:rPr>
                    <w:rFonts w:asciiTheme="minorHAnsi" w:hAnsiTheme="minorHAnsi"/>
                    <w:i/>
                    <w:color w:val="0000FF"/>
                    <w:lang w:eastAsia="zh-CN"/>
                  </w:rPr>
                </w:rPrChange>
              </w:rPr>
            </w:pPr>
          </w:p>
        </w:tc>
      </w:tr>
      <w:tr w:rsidR="00977F2E" w:rsidRPr="00D305AF" w14:paraId="75FC64A2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56510CCB" w14:textId="77777777" w:rsidR="00977F2E" w:rsidRPr="00D305AF" w:rsidRDefault="00977F2E" w:rsidP="003E36B4">
            <w:pPr>
              <w:jc w:val="center"/>
              <w:rPr>
                <w:rFonts w:ascii="Arial" w:eastAsia="黑体" w:hAnsi="Arial" w:cs="Arial"/>
                <w:b/>
                <w:rPrChange w:id="1447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448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输出</w:t>
            </w:r>
            <w:r w:rsidRPr="00D305AF">
              <w:rPr>
                <w:rFonts w:ascii="Arial" w:eastAsia="黑体" w:hAnsi="Arial" w:cs="Arial"/>
                <w:b/>
                <w:rPrChange w:id="144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 xml:space="preserve"> / Output</w:t>
            </w:r>
          </w:p>
        </w:tc>
        <w:tc>
          <w:tcPr>
            <w:tcW w:w="7171" w:type="dxa"/>
          </w:tcPr>
          <w:p w14:paraId="7E64A434" w14:textId="45CC72A4" w:rsidR="00977F2E" w:rsidRPr="00DC3AC8" w:rsidRDefault="00977F2E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450" w:author="Yang, Lisa-JH (shanghai)" w:date="2021-01-27T16:25:00Z">
                  <w:rPr>
                    <w:rFonts w:asciiTheme="minorHAnsi" w:hAnsiTheme="minorHAnsi"/>
                    <w:i/>
                    <w:color w:val="0000FF"/>
                  </w:rPr>
                </w:rPrChange>
              </w:rPr>
            </w:pPr>
          </w:p>
        </w:tc>
      </w:tr>
      <w:tr w:rsidR="00977F2E" w:rsidRPr="00D305AF" w14:paraId="08B47491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6EADA3E5" w14:textId="77777777" w:rsidR="00977F2E" w:rsidRPr="00D305AF" w:rsidRDefault="00977F2E" w:rsidP="003E36B4">
            <w:pPr>
              <w:jc w:val="center"/>
              <w:rPr>
                <w:rFonts w:ascii="Arial" w:eastAsia="黑体" w:hAnsi="Arial" w:cs="Arial"/>
                <w:b/>
                <w:rPrChange w:id="145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452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验证时机</w:t>
            </w:r>
          </w:p>
          <w:p w14:paraId="16756A93" w14:textId="77777777" w:rsidR="00977F2E" w:rsidRPr="00D305AF" w:rsidRDefault="00977F2E" w:rsidP="003E36B4">
            <w:pPr>
              <w:jc w:val="center"/>
              <w:rPr>
                <w:rFonts w:ascii="Arial" w:eastAsia="黑体" w:hAnsi="Arial" w:cs="Arial"/>
                <w:b/>
                <w:rPrChange w:id="145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45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Timing</w:t>
            </w:r>
          </w:p>
        </w:tc>
        <w:tc>
          <w:tcPr>
            <w:tcW w:w="7171" w:type="dxa"/>
          </w:tcPr>
          <w:p w14:paraId="31864FE9" w14:textId="4F56D4CB" w:rsidR="00977F2E" w:rsidRPr="00DC3AC8" w:rsidRDefault="00977F2E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455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977F2E" w:rsidRPr="00D305AF" w14:paraId="22BBEF8B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0DE886C4" w14:textId="77777777" w:rsidR="00977F2E" w:rsidRPr="00D305AF" w:rsidRDefault="00977F2E" w:rsidP="003E36B4">
            <w:pPr>
              <w:jc w:val="center"/>
              <w:rPr>
                <w:rFonts w:ascii="Arial" w:eastAsia="黑体" w:hAnsi="Arial" w:cs="Arial"/>
                <w:b/>
                <w:rPrChange w:id="145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457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验证环境</w:t>
            </w:r>
          </w:p>
          <w:p w14:paraId="2C86C780" w14:textId="77777777" w:rsidR="00977F2E" w:rsidRPr="00D305AF" w:rsidRDefault="00977F2E" w:rsidP="003E36B4">
            <w:pPr>
              <w:jc w:val="center"/>
              <w:rPr>
                <w:rFonts w:ascii="Arial" w:eastAsia="黑体" w:hAnsi="Arial" w:cs="Arial"/>
                <w:b/>
                <w:rPrChange w:id="145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45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Environment</w:t>
            </w:r>
          </w:p>
        </w:tc>
        <w:tc>
          <w:tcPr>
            <w:tcW w:w="7171" w:type="dxa"/>
          </w:tcPr>
          <w:p w14:paraId="49A0391D" w14:textId="512E5A12" w:rsidR="00977F2E" w:rsidRPr="00DC3AC8" w:rsidRDefault="00977F2E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460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977F2E" w:rsidRPr="00D305AF" w14:paraId="7A0625AE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1EE17174" w14:textId="77777777" w:rsidR="00977F2E" w:rsidRPr="00D305AF" w:rsidRDefault="00977F2E" w:rsidP="003E36B4">
            <w:pPr>
              <w:jc w:val="center"/>
              <w:rPr>
                <w:rFonts w:ascii="Arial" w:eastAsia="黑体" w:hAnsi="Arial" w:cs="Arial"/>
                <w:b/>
                <w:rPrChange w:id="146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462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验证准则</w:t>
            </w:r>
          </w:p>
          <w:p w14:paraId="49CA2D55" w14:textId="77777777" w:rsidR="00977F2E" w:rsidRPr="00D305AF" w:rsidRDefault="00977F2E" w:rsidP="003E36B4">
            <w:pPr>
              <w:jc w:val="center"/>
              <w:rPr>
                <w:rFonts w:ascii="Arial" w:eastAsia="黑体" w:hAnsi="Arial" w:cs="Arial"/>
                <w:b/>
                <w:rPrChange w:id="146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46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Criteria</w:t>
            </w:r>
          </w:p>
          <w:p w14:paraId="6C39E693" w14:textId="77777777" w:rsidR="00977F2E" w:rsidRPr="00D305AF" w:rsidRDefault="00977F2E" w:rsidP="003E36B4">
            <w:pPr>
              <w:jc w:val="center"/>
              <w:rPr>
                <w:rFonts w:ascii="Arial" w:eastAsia="黑体" w:hAnsi="Arial" w:cs="Arial"/>
                <w:b/>
                <w:rPrChange w:id="146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466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（包括：验证异常时的措施及回归策略）</w:t>
            </w:r>
          </w:p>
        </w:tc>
        <w:tc>
          <w:tcPr>
            <w:tcW w:w="7171" w:type="dxa"/>
          </w:tcPr>
          <w:p w14:paraId="044F874C" w14:textId="7A4234B6" w:rsidR="00977F2E" w:rsidRPr="00DC3AC8" w:rsidRDefault="00977F2E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467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977F2E" w:rsidRPr="00D305AF" w14:paraId="2F823227" w14:textId="77777777" w:rsidTr="006F28FF">
        <w:tc>
          <w:tcPr>
            <w:tcW w:w="2405" w:type="dxa"/>
            <w:shd w:val="clear" w:color="auto" w:fill="F2F2F2" w:themeFill="background1" w:themeFillShade="F2"/>
          </w:tcPr>
          <w:p w14:paraId="58E07175" w14:textId="77777777" w:rsidR="00977F2E" w:rsidRPr="00D305AF" w:rsidRDefault="00977F2E" w:rsidP="003E36B4">
            <w:pPr>
              <w:jc w:val="center"/>
              <w:rPr>
                <w:rFonts w:ascii="Arial" w:eastAsia="黑体" w:hAnsi="Arial" w:cs="Arial"/>
                <w:b/>
                <w:rPrChange w:id="1468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469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使用的工具</w:t>
            </w:r>
          </w:p>
          <w:p w14:paraId="356D690D" w14:textId="77777777" w:rsidR="00977F2E" w:rsidRPr="00D305AF" w:rsidRDefault="00977F2E" w:rsidP="003E36B4">
            <w:pPr>
              <w:jc w:val="center"/>
              <w:rPr>
                <w:rFonts w:ascii="Arial" w:eastAsia="黑体" w:hAnsi="Arial" w:cs="Arial"/>
                <w:b/>
                <w:rPrChange w:id="147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47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Tools to be used</w:t>
            </w:r>
          </w:p>
        </w:tc>
        <w:tc>
          <w:tcPr>
            <w:tcW w:w="7171" w:type="dxa"/>
            <w:shd w:val="clear" w:color="auto" w:fill="auto"/>
          </w:tcPr>
          <w:p w14:paraId="4163DF81" w14:textId="58ED1198" w:rsidR="00977F2E" w:rsidRPr="00DC3AC8" w:rsidRDefault="00977F2E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472" w:author="Yang, Lisa-JH (shanghai)" w:date="2021-01-27T16:25:00Z">
                  <w:rPr>
                    <w:rFonts w:asciiTheme="minorHAnsi" w:eastAsia="微软雅黑" w:hAnsiTheme="minorHAnsi"/>
                    <w:color w:val="00B0F0"/>
                  </w:rPr>
                </w:rPrChange>
              </w:rPr>
            </w:pPr>
          </w:p>
        </w:tc>
      </w:tr>
      <w:tr w:rsidR="00977F2E" w:rsidRPr="00D305AF" w14:paraId="63E35B03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30CAD74A" w14:textId="77777777" w:rsidR="00977F2E" w:rsidRPr="00D305AF" w:rsidRDefault="00977F2E" w:rsidP="003E36B4">
            <w:pPr>
              <w:jc w:val="center"/>
              <w:rPr>
                <w:rFonts w:ascii="Arial" w:eastAsia="黑体" w:hAnsi="Arial" w:cs="Arial"/>
                <w:b/>
                <w:rPrChange w:id="147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474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责任人</w:t>
            </w:r>
          </w:p>
          <w:p w14:paraId="70B1F28B" w14:textId="77777777" w:rsidR="00977F2E" w:rsidRPr="00D305AF" w:rsidRDefault="00977F2E" w:rsidP="003E36B4">
            <w:pPr>
              <w:jc w:val="center"/>
              <w:rPr>
                <w:rFonts w:ascii="Arial" w:eastAsia="黑体" w:hAnsi="Arial" w:cs="Arial"/>
                <w:b/>
                <w:rPrChange w:id="147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47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Responsible</w:t>
            </w:r>
          </w:p>
        </w:tc>
        <w:tc>
          <w:tcPr>
            <w:tcW w:w="7171" w:type="dxa"/>
          </w:tcPr>
          <w:p w14:paraId="75B2B554" w14:textId="19C8C837" w:rsidR="00977F2E" w:rsidRPr="00DC3AC8" w:rsidRDefault="00977F2E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477" w:author="Yang, Lisa-JH (shanghai)" w:date="2021-01-27T16:25:00Z">
                  <w:rPr>
                    <w:rFonts w:asciiTheme="minorHAnsi" w:eastAsia="微软雅黑" w:hAnsiTheme="minorHAnsi"/>
                    <w:color w:val="00B0F0"/>
                  </w:rPr>
                </w:rPrChange>
              </w:rPr>
            </w:pPr>
          </w:p>
        </w:tc>
      </w:tr>
    </w:tbl>
    <w:p w14:paraId="474CA118" w14:textId="77777777" w:rsidR="00977F2E" w:rsidRPr="00977F2E" w:rsidRDefault="00977F2E" w:rsidP="00977F2E">
      <w:pPr>
        <w:rPr>
          <w:rPrChange w:id="1478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</w:p>
    <w:p w14:paraId="74F8627D" w14:textId="77777777" w:rsidR="00AB1012" w:rsidRPr="00D305AF" w:rsidRDefault="002F6370">
      <w:pPr>
        <w:pStyle w:val="3"/>
        <w:keepLines w:val="0"/>
        <w:widowControl/>
        <w:tabs>
          <w:tab w:val="left" w:pos="864"/>
        </w:tabs>
        <w:spacing w:before="120" w:after="60"/>
        <w:rPr>
          <w:rFonts w:ascii="Arial" w:eastAsia="微软雅黑" w:hAnsi="Arial" w:cs="Arial"/>
          <w:rPrChange w:id="1479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bookmarkStart w:id="1480" w:name="_Toc512252634"/>
      <w:bookmarkStart w:id="1481" w:name="_Toc8590"/>
      <w:r w:rsidRPr="00D305AF">
        <w:rPr>
          <w:rFonts w:ascii="Arial" w:eastAsia="微软雅黑" w:hAnsi="Arial" w:cs="Arial" w:hint="eastAsia"/>
          <w:rPrChange w:id="1482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嵌入式软件测试规范（测试用例）</w:t>
      </w:r>
      <w:r w:rsidRPr="00D305AF">
        <w:rPr>
          <w:rFonts w:ascii="Arial" w:eastAsia="微软雅黑" w:hAnsi="Arial" w:cs="Arial"/>
          <w:rPrChange w:id="1483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Software Test Specification (Test Case)</w:t>
      </w:r>
      <w:bookmarkEnd w:id="1480"/>
      <w:bookmarkEnd w:id="1481"/>
    </w:p>
    <w:p w14:paraId="3EBDA29B" w14:textId="77777777" w:rsidR="00D8273F" w:rsidRPr="00D305AF" w:rsidRDefault="00D8273F" w:rsidP="00D8273F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484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1485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验证目的</w:t>
      </w:r>
      <w:r w:rsidRPr="00D305AF">
        <w:rPr>
          <w:rFonts w:ascii="Arial" w:eastAsia="微软雅黑" w:hAnsi="Arial" w:cs="Arial"/>
          <w:rPrChange w:id="1486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Purpose</w:t>
      </w:r>
    </w:p>
    <w:p w14:paraId="034077AC" w14:textId="77777777" w:rsidR="00D8273F" w:rsidRPr="00D305AF" w:rsidRDefault="00D8273F" w:rsidP="00D8273F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487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1488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验证</w:t>
      </w:r>
      <w:r w:rsidRPr="00D305AF">
        <w:rPr>
          <w:rFonts w:ascii="Arial" w:eastAsia="微软雅黑" w:hAnsi="Arial" w:cs="Arial" w:hint="eastAsia"/>
          <w:rPrChange w:id="1489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对象</w:t>
      </w:r>
      <w:r w:rsidRPr="00D305AF">
        <w:rPr>
          <w:rFonts w:ascii="Arial" w:eastAsia="微软雅黑" w:hAnsi="Arial" w:cs="Arial"/>
          <w:rPrChange w:id="1490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Object</w:t>
      </w:r>
    </w:p>
    <w:p w14:paraId="19EDF1D3" w14:textId="77777777" w:rsidR="00D8273F" w:rsidRPr="00D305AF" w:rsidRDefault="00D8273F" w:rsidP="00D8273F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eastAsia="微软雅黑" w:hAnsi="Arial" w:cs="Arial"/>
          <w:rPrChange w:id="1491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</w:pPr>
      <w:r w:rsidRPr="00D305AF">
        <w:rPr>
          <w:rFonts w:ascii="Arial" w:eastAsia="微软雅黑" w:hAnsi="Arial" w:cs="Arial"/>
          <w:rPrChange w:id="1492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>选择验证方法</w:t>
      </w:r>
      <w:r w:rsidRPr="00D305AF">
        <w:rPr>
          <w:rFonts w:ascii="Arial" w:eastAsia="微软雅黑" w:hAnsi="Arial" w:cs="Arial"/>
          <w:rPrChange w:id="1493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Selection of verification methods</w:t>
      </w:r>
    </w:p>
    <w:p w14:paraId="64F9DC71" w14:textId="77777777" w:rsidR="00D8273F" w:rsidRPr="00D305AF" w:rsidRDefault="00D8273F" w:rsidP="00D8273F">
      <w:pPr>
        <w:rPr>
          <w:rFonts w:ascii="Arial" w:hAnsi="Arial" w:cs="Arial"/>
          <w:rPrChange w:id="1494" w:author="Yang, Lisa-JH (shanghai)" w:date="2021-01-27T16:25:00Z">
            <w:rPr/>
          </w:rPrChange>
        </w:rPr>
      </w:pPr>
    </w:p>
    <w:p w14:paraId="608AC825" w14:textId="77777777" w:rsidR="00D8273F" w:rsidRPr="00D305AF" w:rsidRDefault="00D8273F" w:rsidP="00D8273F">
      <w:pPr>
        <w:pStyle w:val="a0"/>
        <w:widowControl/>
        <w:numPr>
          <w:ilvl w:val="0"/>
          <w:numId w:val="3"/>
        </w:numPr>
        <w:spacing w:before="60" w:after="60"/>
        <w:ind w:firstLineChars="0"/>
        <w:rPr>
          <w:rFonts w:ascii="Arial" w:hAnsi="Arial" w:cs="Arial"/>
          <w:rPrChange w:id="1495" w:author="Yang, Lisa-JH (shanghai)" w:date="2021-01-27T16:25:00Z">
            <w:rPr/>
          </w:rPrChange>
        </w:rPr>
      </w:pPr>
      <w:r w:rsidRPr="00D305AF">
        <w:rPr>
          <w:rFonts w:ascii="Arial" w:eastAsia="微软雅黑" w:hAnsi="Arial" w:cs="Arial"/>
          <w:rPrChange w:id="1496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lastRenderedPageBreak/>
        <w:t>验证</w:t>
      </w:r>
      <w:r w:rsidRPr="00D305AF">
        <w:rPr>
          <w:rFonts w:ascii="Arial" w:eastAsia="微软雅黑" w:hAnsi="Arial" w:cs="Arial" w:hint="eastAsia"/>
          <w:rPrChange w:id="1497" w:author="Yang, Lisa-JH (shanghai)" w:date="2021-01-27T16:25:00Z">
            <w:rPr>
              <w:rFonts w:asciiTheme="minorHAnsi" w:eastAsia="微软雅黑" w:hAnsiTheme="minorHAnsi" w:cstheme="minorHAnsi" w:hint="eastAsia"/>
            </w:rPr>
          </w:rPrChange>
        </w:rPr>
        <w:t>活动</w:t>
      </w:r>
      <w:r w:rsidRPr="00D305AF">
        <w:rPr>
          <w:rFonts w:ascii="Arial" w:eastAsia="微软雅黑" w:hAnsi="Arial" w:cs="Arial"/>
          <w:rPrChange w:id="1498" w:author="Yang, Lisa-JH (shanghai)" w:date="2021-01-27T16:25:00Z">
            <w:rPr>
              <w:rFonts w:asciiTheme="minorHAnsi" w:eastAsia="微软雅黑" w:hAnsiTheme="minorHAnsi" w:cstheme="minorHAnsi"/>
            </w:rPr>
          </w:rPrChange>
        </w:rPr>
        <w:t xml:space="preserve"> / Verification Activity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5"/>
        <w:gridCol w:w="7171"/>
      </w:tblGrid>
      <w:tr w:rsidR="00D8273F" w:rsidRPr="00D305AF" w14:paraId="203E070A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472D1F43" w14:textId="77777777" w:rsidR="00D8273F" w:rsidRPr="00D305AF" w:rsidRDefault="00D8273F" w:rsidP="003E36B4">
            <w:pPr>
              <w:jc w:val="center"/>
              <w:rPr>
                <w:rFonts w:ascii="Arial" w:eastAsia="黑体" w:hAnsi="Arial" w:cs="Arial"/>
                <w:b/>
                <w:rPrChange w:id="149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500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输入</w:t>
            </w:r>
            <w:r w:rsidRPr="00D305AF">
              <w:rPr>
                <w:rFonts w:ascii="Arial" w:eastAsia="黑体" w:hAnsi="Arial" w:cs="Arial"/>
                <w:b/>
                <w:rPrChange w:id="150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 xml:space="preserve"> / Input</w:t>
            </w:r>
          </w:p>
        </w:tc>
        <w:tc>
          <w:tcPr>
            <w:tcW w:w="7171" w:type="dxa"/>
          </w:tcPr>
          <w:p w14:paraId="5651EEAB" w14:textId="435C262E" w:rsidR="00D8273F" w:rsidRPr="00DC3AC8" w:rsidRDefault="00D8273F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502" w:author="Yang, Lisa-JH (shanghai)" w:date="2021-01-27T16:25:00Z">
                  <w:rPr>
                    <w:rFonts w:asciiTheme="minorHAnsi" w:hAnsiTheme="minorHAnsi"/>
                    <w:i/>
                    <w:color w:val="0000FF"/>
                    <w:lang w:eastAsia="zh-CN"/>
                  </w:rPr>
                </w:rPrChange>
              </w:rPr>
            </w:pPr>
          </w:p>
        </w:tc>
      </w:tr>
      <w:tr w:rsidR="00D8273F" w:rsidRPr="00D305AF" w14:paraId="226D99DC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06A0DA36" w14:textId="77777777" w:rsidR="00D8273F" w:rsidRPr="00D305AF" w:rsidRDefault="00D8273F" w:rsidP="003E36B4">
            <w:pPr>
              <w:jc w:val="center"/>
              <w:rPr>
                <w:rFonts w:ascii="Arial" w:eastAsia="黑体" w:hAnsi="Arial" w:cs="Arial"/>
                <w:b/>
                <w:rPrChange w:id="1503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504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输出</w:t>
            </w:r>
            <w:r w:rsidRPr="00D305AF">
              <w:rPr>
                <w:rFonts w:ascii="Arial" w:eastAsia="黑体" w:hAnsi="Arial" w:cs="Arial"/>
                <w:b/>
                <w:rPrChange w:id="150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 xml:space="preserve"> / Output</w:t>
            </w:r>
          </w:p>
        </w:tc>
        <w:tc>
          <w:tcPr>
            <w:tcW w:w="7171" w:type="dxa"/>
          </w:tcPr>
          <w:p w14:paraId="63DFF958" w14:textId="41318A14" w:rsidR="00D8273F" w:rsidRPr="00DC3AC8" w:rsidRDefault="00D8273F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506" w:author="Yang, Lisa-JH (shanghai)" w:date="2021-01-27T16:25:00Z">
                  <w:rPr>
                    <w:rFonts w:asciiTheme="minorHAnsi" w:hAnsiTheme="minorHAnsi"/>
                    <w:i/>
                    <w:color w:val="0000FF"/>
                  </w:rPr>
                </w:rPrChange>
              </w:rPr>
            </w:pPr>
          </w:p>
        </w:tc>
      </w:tr>
      <w:tr w:rsidR="00D8273F" w:rsidRPr="00D305AF" w14:paraId="4BEDD2E7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61B44E2F" w14:textId="77777777" w:rsidR="00D8273F" w:rsidRPr="00D305AF" w:rsidRDefault="00D8273F" w:rsidP="003E36B4">
            <w:pPr>
              <w:jc w:val="center"/>
              <w:rPr>
                <w:rFonts w:ascii="Arial" w:eastAsia="黑体" w:hAnsi="Arial" w:cs="Arial"/>
                <w:b/>
                <w:rPrChange w:id="1507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508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验证时机</w:t>
            </w:r>
          </w:p>
          <w:p w14:paraId="5D2842EE" w14:textId="77777777" w:rsidR="00D8273F" w:rsidRPr="00D305AF" w:rsidRDefault="00D8273F" w:rsidP="003E36B4">
            <w:pPr>
              <w:jc w:val="center"/>
              <w:rPr>
                <w:rFonts w:ascii="Arial" w:eastAsia="黑体" w:hAnsi="Arial" w:cs="Arial"/>
                <w:b/>
                <w:rPrChange w:id="150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51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Timing</w:t>
            </w:r>
          </w:p>
        </w:tc>
        <w:tc>
          <w:tcPr>
            <w:tcW w:w="7171" w:type="dxa"/>
          </w:tcPr>
          <w:p w14:paraId="6C9C86D7" w14:textId="248AF32A" w:rsidR="00D8273F" w:rsidRPr="00DC3AC8" w:rsidRDefault="00D8273F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511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D8273F" w:rsidRPr="00D305AF" w14:paraId="79E2F95D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7DC0B7DD" w14:textId="77777777" w:rsidR="00D8273F" w:rsidRPr="00D305AF" w:rsidRDefault="00D8273F" w:rsidP="003E36B4">
            <w:pPr>
              <w:jc w:val="center"/>
              <w:rPr>
                <w:rFonts w:ascii="Arial" w:eastAsia="黑体" w:hAnsi="Arial" w:cs="Arial"/>
                <w:b/>
                <w:rPrChange w:id="151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513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验证环境</w:t>
            </w:r>
          </w:p>
          <w:p w14:paraId="655A9238" w14:textId="77777777" w:rsidR="00D8273F" w:rsidRPr="00D305AF" w:rsidRDefault="00D8273F" w:rsidP="003E36B4">
            <w:pPr>
              <w:jc w:val="center"/>
              <w:rPr>
                <w:rFonts w:ascii="Arial" w:eastAsia="黑体" w:hAnsi="Arial" w:cs="Arial"/>
                <w:b/>
                <w:rPrChange w:id="151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515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Environment</w:t>
            </w:r>
          </w:p>
        </w:tc>
        <w:tc>
          <w:tcPr>
            <w:tcW w:w="7171" w:type="dxa"/>
          </w:tcPr>
          <w:p w14:paraId="5EA84EC6" w14:textId="019F5A31" w:rsidR="00D8273F" w:rsidRPr="00DC3AC8" w:rsidRDefault="00D8273F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516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D8273F" w:rsidRPr="00D305AF" w14:paraId="6BC1A2A1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13855328" w14:textId="77777777" w:rsidR="00D8273F" w:rsidRPr="00D305AF" w:rsidRDefault="00D8273F" w:rsidP="003E36B4">
            <w:pPr>
              <w:jc w:val="center"/>
              <w:rPr>
                <w:rFonts w:ascii="Arial" w:eastAsia="黑体" w:hAnsi="Arial" w:cs="Arial"/>
                <w:b/>
                <w:rPrChange w:id="1517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518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验证准则</w:t>
            </w:r>
          </w:p>
          <w:p w14:paraId="7CD3EE6F" w14:textId="77777777" w:rsidR="00D8273F" w:rsidRPr="00D305AF" w:rsidRDefault="00D8273F" w:rsidP="003E36B4">
            <w:pPr>
              <w:jc w:val="center"/>
              <w:rPr>
                <w:rFonts w:ascii="Arial" w:eastAsia="黑体" w:hAnsi="Arial" w:cs="Arial"/>
                <w:b/>
                <w:rPrChange w:id="151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520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Verification Criteria</w:t>
            </w:r>
          </w:p>
          <w:p w14:paraId="696F0E69" w14:textId="77777777" w:rsidR="00D8273F" w:rsidRPr="00D305AF" w:rsidRDefault="00D8273F" w:rsidP="003E36B4">
            <w:pPr>
              <w:jc w:val="center"/>
              <w:rPr>
                <w:rFonts w:ascii="Arial" w:eastAsia="黑体" w:hAnsi="Arial" w:cs="Arial"/>
                <w:b/>
                <w:rPrChange w:id="152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522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（包括：验证异常时的措施及回归策略）</w:t>
            </w:r>
          </w:p>
        </w:tc>
        <w:tc>
          <w:tcPr>
            <w:tcW w:w="7171" w:type="dxa"/>
          </w:tcPr>
          <w:p w14:paraId="6488B62C" w14:textId="5953CBA9" w:rsidR="00D8273F" w:rsidRPr="00DC3AC8" w:rsidRDefault="00D8273F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523" w:author="Yang, Lisa-JH (shanghai)" w:date="2021-01-27T16:25:00Z">
                  <w:rPr>
                    <w:rFonts w:ascii="微软雅黑" w:eastAsia="微软雅黑" w:hAnsi="微软雅黑" w:cs="+mn-cs"/>
                    <w:i/>
                    <w:color w:val="A6A6A6" w:themeColor="background1" w:themeShade="A6"/>
                    <w:szCs w:val="22"/>
                    <w:lang w:val="en-US" w:eastAsia="zh-CN" w:bidi="ar-SA"/>
                  </w:rPr>
                </w:rPrChange>
              </w:rPr>
            </w:pPr>
          </w:p>
        </w:tc>
      </w:tr>
      <w:tr w:rsidR="00D8273F" w:rsidRPr="00D305AF" w14:paraId="14151257" w14:textId="77777777" w:rsidTr="006F28FF">
        <w:tc>
          <w:tcPr>
            <w:tcW w:w="2405" w:type="dxa"/>
            <w:shd w:val="clear" w:color="auto" w:fill="F2F2F2" w:themeFill="background1" w:themeFillShade="F2"/>
          </w:tcPr>
          <w:p w14:paraId="7E88E2DC" w14:textId="77777777" w:rsidR="00D8273F" w:rsidRPr="00D305AF" w:rsidRDefault="00D8273F" w:rsidP="003E36B4">
            <w:pPr>
              <w:jc w:val="center"/>
              <w:rPr>
                <w:rFonts w:ascii="Arial" w:eastAsia="黑体" w:hAnsi="Arial" w:cs="Arial"/>
                <w:b/>
                <w:rPrChange w:id="1524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525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使用的工具</w:t>
            </w:r>
          </w:p>
          <w:p w14:paraId="6474132C" w14:textId="77777777" w:rsidR="00D8273F" w:rsidRPr="00D305AF" w:rsidRDefault="00D8273F" w:rsidP="003E36B4">
            <w:pPr>
              <w:jc w:val="center"/>
              <w:rPr>
                <w:rFonts w:ascii="Arial" w:eastAsia="黑体" w:hAnsi="Arial" w:cs="Arial"/>
                <w:b/>
                <w:rPrChange w:id="1526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527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Tools to be used</w:t>
            </w:r>
          </w:p>
        </w:tc>
        <w:tc>
          <w:tcPr>
            <w:tcW w:w="7171" w:type="dxa"/>
            <w:shd w:val="clear" w:color="auto" w:fill="auto"/>
          </w:tcPr>
          <w:p w14:paraId="5410658F" w14:textId="7EB905A2" w:rsidR="00D8273F" w:rsidRPr="00DC3AC8" w:rsidRDefault="00D8273F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528" w:author="Yang, Lisa-JH (shanghai)" w:date="2021-01-27T16:25:00Z">
                  <w:rPr>
                    <w:rFonts w:asciiTheme="minorHAnsi" w:eastAsia="微软雅黑" w:hAnsiTheme="minorHAnsi"/>
                    <w:color w:val="00B0F0"/>
                  </w:rPr>
                </w:rPrChange>
              </w:rPr>
            </w:pPr>
          </w:p>
        </w:tc>
      </w:tr>
      <w:tr w:rsidR="00D8273F" w:rsidRPr="00D305AF" w14:paraId="380B9271" w14:textId="77777777" w:rsidTr="003E36B4">
        <w:tc>
          <w:tcPr>
            <w:tcW w:w="2405" w:type="dxa"/>
            <w:shd w:val="clear" w:color="auto" w:fill="F2F2F2" w:themeFill="background1" w:themeFillShade="F2"/>
          </w:tcPr>
          <w:p w14:paraId="076D62F5" w14:textId="77777777" w:rsidR="00D8273F" w:rsidRPr="00D305AF" w:rsidRDefault="00D8273F" w:rsidP="003E36B4">
            <w:pPr>
              <w:jc w:val="center"/>
              <w:rPr>
                <w:rFonts w:ascii="Arial" w:eastAsia="黑体" w:hAnsi="Arial" w:cs="Arial"/>
                <w:b/>
                <w:rPrChange w:id="1529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 w:hint="eastAsia"/>
                <w:b/>
                <w:rPrChange w:id="1530" w:author="Yang, Lisa-JH (shanghai)" w:date="2021-01-27T16:25:00Z">
                  <w:rPr>
                    <w:rFonts w:eastAsia="黑体" w:cs="Calibri" w:hint="eastAsia"/>
                    <w:b/>
                  </w:rPr>
                </w:rPrChange>
              </w:rPr>
              <w:t>责任人</w:t>
            </w:r>
          </w:p>
          <w:p w14:paraId="0A7A1232" w14:textId="77777777" w:rsidR="00D8273F" w:rsidRPr="00D305AF" w:rsidRDefault="00D8273F" w:rsidP="003E36B4">
            <w:pPr>
              <w:jc w:val="center"/>
              <w:rPr>
                <w:rFonts w:ascii="Arial" w:eastAsia="黑体" w:hAnsi="Arial" w:cs="Arial"/>
                <w:b/>
                <w:rPrChange w:id="1531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</w:pPr>
            <w:r w:rsidRPr="00D305AF">
              <w:rPr>
                <w:rFonts w:ascii="Arial" w:eastAsia="黑体" w:hAnsi="Arial" w:cs="Arial"/>
                <w:b/>
                <w:rPrChange w:id="1532" w:author="Yang, Lisa-JH (shanghai)" w:date="2021-01-27T16:25:00Z">
                  <w:rPr>
                    <w:rFonts w:eastAsia="黑体" w:cs="Calibri"/>
                    <w:b/>
                  </w:rPr>
                </w:rPrChange>
              </w:rPr>
              <w:t>Responsible</w:t>
            </w:r>
          </w:p>
        </w:tc>
        <w:tc>
          <w:tcPr>
            <w:tcW w:w="7171" w:type="dxa"/>
          </w:tcPr>
          <w:p w14:paraId="0818BCB1" w14:textId="1B1A0B18" w:rsidR="00D8273F" w:rsidRPr="00DC3AC8" w:rsidRDefault="00D8273F" w:rsidP="003E36B4">
            <w:pPr>
              <w:pStyle w:val="TabelleSIL"/>
              <w:keepLines w:val="0"/>
              <w:widowControl w:val="0"/>
              <w:jc w:val="left"/>
              <w:rPr>
                <w:rFonts w:ascii="Calibri" w:eastAsia="等线" w:hAnsi="Calibri" w:cstheme="minorBidi"/>
                <w:kern w:val="2"/>
                <w:sz w:val="21"/>
                <w:szCs w:val="22"/>
                <w:lang w:val="en-US" w:eastAsia="zh-CN" w:bidi="ar-SA"/>
                <w:rPrChange w:id="1533" w:author="Yang, Lisa-JH (shanghai)" w:date="2021-01-27T16:25:00Z">
                  <w:rPr>
                    <w:rFonts w:asciiTheme="minorHAnsi" w:eastAsia="微软雅黑" w:hAnsiTheme="minorHAnsi"/>
                    <w:color w:val="00B0F0"/>
                  </w:rPr>
                </w:rPrChange>
              </w:rPr>
            </w:pPr>
          </w:p>
        </w:tc>
      </w:tr>
    </w:tbl>
    <w:p w14:paraId="057BEC7F" w14:textId="77777777" w:rsidR="00AB1012" w:rsidRPr="00D305AF" w:rsidRDefault="002F6370">
      <w:pPr>
        <w:rPr>
          <w:rFonts w:ascii="Arial" w:hAnsi="Arial" w:cs="Arial"/>
          <w:rPrChange w:id="1534" w:author="Yang, Lisa-JH (shanghai)" w:date="2021-01-27T16:25:00Z">
            <w:rPr/>
          </w:rPrChange>
        </w:rPr>
      </w:pPr>
      <w:r w:rsidRPr="00D305AF">
        <w:rPr>
          <w:rFonts w:ascii="Arial" w:hAnsi="Arial" w:cs="Arial"/>
          <w:rPrChange w:id="1535" w:author="Yang, Lisa-JH (shanghai)" w:date="2021-01-27T16:25:00Z">
            <w:rPr/>
          </w:rPrChange>
        </w:rPr>
        <w:br w:type="page"/>
      </w:r>
    </w:p>
    <w:p w14:paraId="0D261A7E" w14:textId="77777777" w:rsidR="00AB1012" w:rsidRPr="00D305AF" w:rsidRDefault="002F6370">
      <w:pPr>
        <w:pStyle w:val="1"/>
        <w:keepNext/>
        <w:widowControl/>
        <w:snapToGrid/>
        <w:spacing w:beforeLines="0" w:before="180" w:after="120" w:line="240" w:lineRule="auto"/>
        <w:ind w:hanging="432"/>
        <w:jc w:val="left"/>
        <w:rPr>
          <w:rFonts w:ascii="Arial" w:hAnsi="Arial" w:cs="Arial"/>
          <w:rPrChange w:id="1536" w:author="Yang, Lisa-JH (shanghai)" w:date="2021-01-27T16:25:00Z">
            <w:rPr/>
          </w:rPrChange>
        </w:rPr>
      </w:pPr>
      <w:bookmarkStart w:id="1537" w:name="_Toc3312"/>
      <w:bookmarkStart w:id="1538" w:name="_Toc512252635"/>
      <w:r w:rsidRPr="00D305AF">
        <w:rPr>
          <w:rFonts w:ascii="Arial" w:hAnsi="Arial" w:cs="Arial" w:hint="eastAsia"/>
          <w:rPrChange w:id="1539" w:author="Yang, Lisa-JH (shanghai)" w:date="2021-01-27T16:25:00Z">
            <w:rPr>
              <w:rFonts w:hint="eastAsia"/>
            </w:rPr>
          </w:rPrChange>
        </w:rPr>
        <w:lastRenderedPageBreak/>
        <w:t>测试类的验证活动策略</w:t>
      </w:r>
      <w:r w:rsidRPr="00D305AF">
        <w:rPr>
          <w:rFonts w:ascii="Arial" w:hAnsi="Arial" w:cs="Arial"/>
          <w:rPrChange w:id="1540" w:author="Yang, Lisa-JH (shanghai)" w:date="2021-01-27T16:25:00Z">
            <w:rPr/>
          </w:rPrChange>
        </w:rPr>
        <w:t xml:space="preserve"> / Verification Strategy for testing activities</w:t>
      </w:r>
      <w:bookmarkEnd w:id="1537"/>
      <w:bookmarkEnd w:id="1538"/>
    </w:p>
    <w:bookmarkEnd w:id="694"/>
    <w:bookmarkEnd w:id="906"/>
    <w:p w14:paraId="72560621" w14:textId="51285948" w:rsidR="00AB1012" w:rsidRPr="00CE6D16" w:rsidRDefault="00AB1012" w:rsidP="00331A10">
      <w:pPr>
        <w:ind w:firstLine="420"/>
        <w:rPr>
          <w:rFonts w:ascii="Arial" w:hAnsi="Arial" w:cs="Arial"/>
          <w:rPrChange w:id="1541" w:author="Yang, Lisa-JH (shanghai)" w:date="2021-01-27T16:25:00Z">
            <w:rPr/>
          </w:rPrChange>
        </w:rPr>
      </w:pPr>
    </w:p>
    <w:sectPr w:rsidR="00AB1012" w:rsidRPr="00CE6D16" w:rsidSect="00242A5A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DDD6F" w14:textId="77777777" w:rsidR="00013C41" w:rsidRDefault="00013C41">
      <w:r>
        <w:separator/>
      </w:r>
    </w:p>
  </w:endnote>
  <w:endnote w:type="continuationSeparator" w:id="0">
    <w:p w14:paraId="43D2C4B1" w14:textId="77777777" w:rsidR="00013C41" w:rsidRDefault="00013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Segoe Print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E887C" w14:textId="2E7D1F00" w:rsidR="00D4535A" w:rsidRDefault="00D4535A">
    <w:pPr>
      <w:pStyle w:val="a6"/>
    </w:pPr>
    <w:r>
      <w:rPr>
        <w:rFonts w:hint="eastAsia"/>
        <w:sz w:val="20"/>
      </w:rPr>
      <w:t>Confidential</w:t>
    </w:r>
    <w:r>
      <w:ptab w:relativeTo="margin" w:alignment="center" w:leader="none"/>
    </w:r>
    <w:r w:rsidR="002551FF">
      <w:rPr>
        <w:rFonts w:ascii="Dotum" w:eastAsia="Dotum" w:hAnsi="Dotum" w:hint="eastAsia"/>
        <w:sz w:val="20"/>
        <w:szCs w:val="20"/>
      </w:rPr>
      <w:t>©</w:t>
    </w:r>
    <w:r w:rsidR="002551FF">
      <w:rPr>
        <w:sz w:val="20"/>
        <w:szCs w:val="20"/>
      </w:rPr>
      <w:t xml:space="preserve"> 2019 SGS ALL RIGHTS RESERVED</w:t>
    </w:r>
    <w:r w:rsidR="00A7243B">
      <w:t xml:space="preserve"> </w:t>
    </w:r>
    <w:r>
      <w:ptab w:relativeTo="margin" w:alignment="right" w:leader="none"/>
    </w:r>
    <w:sdt>
      <w:sdtPr>
        <w:id w:val="-785582242"/>
      </w:sdtPr>
      <w:sdtEndPr/>
      <w:sdtContent>
        <w:r w:rsidRPr="002551FF"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19</w:t>
        </w:r>
        <w:r>
          <w:rPr>
            <w:b/>
            <w:bCs/>
            <w:sz w:val="24"/>
            <w:szCs w:val="24"/>
          </w:rPr>
          <w:fldChar w:fldCharType="end"/>
        </w:r>
        <w:r w:rsidRPr="002551FF"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20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9F11B" w14:textId="204C7CA2" w:rsidR="00D4535A" w:rsidRDefault="00D4535A">
    <w:pPr>
      <w:pStyle w:val="a6"/>
    </w:pPr>
    <w:r>
      <w:rPr>
        <w:rFonts w:hint="eastAsia"/>
        <w:sz w:val="20"/>
      </w:rPr>
      <w:t>Confidential</w:t>
    </w:r>
    <w:r>
      <w:ptab w:relativeTo="margin" w:alignment="center" w:leader="none"/>
    </w:r>
    <w:r>
      <w:t xml:space="preserve"> </w:t>
    </w:r>
    <w:r>
      <w:ptab w:relativeTo="margin" w:alignment="right" w:leader="none"/>
    </w:r>
    <w:sdt>
      <w:sdtPr>
        <w:id w:val="1423222559"/>
      </w:sdtPr>
      <w:sdtEndPr/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20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65CE9" w14:textId="77777777" w:rsidR="00013C41" w:rsidRDefault="00013C41">
      <w:r>
        <w:separator/>
      </w:r>
    </w:p>
  </w:footnote>
  <w:footnote w:type="continuationSeparator" w:id="0">
    <w:p w14:paraId="34464CE4" w14:textId="77777777" w:rsidR="00013C41" w:rsidRDefault="00013C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d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1"/>
      <w:gridCol w:w="1712"/>
    </w:tblGrid>
    <w:tr w:rsidR="00D4535A" w14:paraId="35FF7253" w14:textId="77777777">
      <w:tc>
        <w:tcPr>
          <w:tcW w:w="6651" w:type="dxa"/>
          <w:vMerge w:val="restart"/>
          <w:vAlign w:val="center"/>
        </w:tcPr>
        <w:p w14:paraId="25B3932E" w14:textId="202EC511" w:rsidR="00D4535A" w:rsidRDefault="00D4535A">
          <w:pPr>
            <w:pStyle w:val="a8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[</w:t>
          </w:r>
          <w:r>
            <w:rPr>
              <w:rFonts w:ascii="微软雅黑" w:eastAsia="微软雅黑" w:hAnsi="微软雅黑"/>
            </w:rPr>
            <w:t>V</w:t>
          </w:r>
          <w:r>
            <w:rPr>
              <w:rFonts w:ascii="微软雅黑" w:eastAsia="微软雅黑" w:hAnsi="微软雅黑" w:hint="eastAsia"/>
            </w:rPr>
            <w:t>erification</w:t>
          </w:r>
          <w:r>
            <w:rPr>
              <w:rFonts w:ascii="微软雅黑" w:eastAsia="微软雅黑" w:hAnsi="微软雅黑"/>
            </w:rPr>
            <w:t xml:space="preserve"> S</w:t>
          </w:r>
          <w:r>
            <w:rPr>
              <w:rFonts w:ascii="微软雅黑" w:eastAsia="微软雅黑" w:hAnsi="微软雅黑" w:hint="eastAsia"/>
            </w:rPr>
            <w:t>trategy]</w:t>
          </w:r>
        </w:p>
      </w:tc>
      <w:tc>
        <w:tcPr>
          <w:tcW w:w="1712" w:type="dxa"/>
          <w:vAlign w:val="center"/>
        </w:tcPr>
        <w:p w14:paraId="75220AA6" w14:textId="77777777" w:rsidR="00D4535A" w:rsidRDefault="00D4535A">
          <w:pPr>
            <w:pStyle w:val="a8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</w:t>
          </w:r>
        </w:p>
      </w:tc>
    </w:tr>
    <w:tr w:rsidR="00D4535A" w14:paraId="5129163B" w14:textId="77777777">
      <w:tc>
        <w:tcPr>
          <w:tcW w:w="6651" w:type="dxa"/>
          <w:vMerge/>
        </w:tcPr>
        <w:p w14:paraId="23D1A2E9" w14:textId="77777777" w:rsidR="00D4535A" w:rsidRDefault="00D4535A">
          <w:pPr>
            <w:pStyle w:val="a8"/>
            <w:rPr>
              <w:rFonts w:ascii="微软雅黑" w:eastAsia="微软雅黑" w:hAnsi="微软雅黑"/>
            </w:rPr>
          </w:pPr>
        </w:p>
      </w:tc>
      <w:tc>
        <w:tcPr>
          <w:tcW w:w="1712" w:type="dxa"/>
          <w:vAlign w:val="center"/>
        </w:tcPr>
        <w:p w14:paraId="3C63866F" w14:textId="77777777" w:rsidR="00D4535A" w:rsidRDefault="00D4535A">
          <w:pPr>
            <w:pStyle w:val="a8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</w:t>
          </w:r>
        </w:p>
      </w:tc>
    </w:tr>
  </w:tbl>
  <w:p w14:paraId="3046C155" w14:textId="5CDA5D76" w:rsidR="00D4535A" w:rsidRDefault="00D4535A">
    <w:del w:id="1542" w:author="Yang, Lisa-JH (shanghai)" w:date="2021-01-27T16:19:00Z">
      <w:r w:rsidDel="00235B1E">
        <w:rPr>
          <w:noProof/>
        </w:rPr>
        <w:drawing>
          <wp:anchor distT="0" distB="0" distL="114300" distR="114300" simplePos="0" relativeHeight="251688960" behindDoc="1" locked="0" layoutInCell="1" allowOverlap="1" wp14:anchorId="4E0A7411" wp14:editId="176E3BFB">
            <wp:simplePos x="0" y="0"/>
            <wp:positionH relativeFrom="margin">
              <wp:align>left</wp:align>
            </wp:positionH>
            <wp:positionV relativeFrom="paragraph">
              <wp:posOffset>-518795</wp:posOffset>
            </wp:positionV>
            <wp:extent cx="668655" cy="522605"/>
            <wp:effectExtent l="0" t="0" r="0" b="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86" t="11562" r="12673" b="18298"/>
                    <a:stretch>
                      <a:fillRect/>
                    </a:stretch>
                  </pic:blipFill>
                  <pic:spPr>
                    <a:xfrm>
                      <a:off x="0" y="0"/>
                      <a:ext cx="668655" cy="5225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950C6" w14:textId="4EF0E6E5" w:rsidR="00D4535A" w:rsidRDefault="00D4535A">
    <w:pPr>
      <w:tabs>
        <w:tab w:val="left" w:pos="2904"/>
      </w:tabs>
    </w:pPr>
    <w:del w:id="1543" w:author="Yang, Lisa-JH (shanghai)" w:date="2021-01-27T15:57:00Z">
      <w:r w:rsidDel="00242A5A">
        <w:rPr>
          <w:noProof/>
        </w:rPr>
        <w:drawing>
          <wp:anchor distT="0" distB="0" distL="114300" distR="114300" simplePos="0" relativeHeight="251686912" behindDoc="1" locked="0" layoutInCell="1" allowOverlap="1" wp14:anchorId="5F150DB1" wp14:editId="185CEF3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8655" cy="52260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86" t="11562" r="12673" b="18298"/>
                    <a:stretch>
                      <a:fillRect/>
                    </a:stretch>
                  </pic:blipFill>
                  <pic:spPr>
                    <a:xfrm>
                      <a:off x="0" y="0"/>
                      <a:ext cx="668655" cy="5225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del>
    <w:del w:id="1544" w:author="Yang, Lisa-JH (shanghai)" w:date="2021-01-27T15:56:00Z">
      <w:r w:rsidDel="00242A5A">
        <w:tab/>
      </w:r>
    </w:del>
  </w:p>
  <w:tbl>
    <w:tblPr>
      <w:tblStyle w:val="ad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1"/>
      <w:gridCol w:w="1712"/>
    </w:tblGrid>
    <w:tr w:rsidR="00D4535A" w14:paraId="2294F29E" w14:textId="77777777">
      <w:tc>
        <w:tcPr>
          <w:tcW w:w="6651" w:type="dxa"/>
          <w:vMerge w:val="restart"/>
          <w:vAlign w:val="center"/>
        </w:tcPr>
        <w:p w14:paraId="075C9D44" w14:textId="47F3D7F4" w:rsidR="00D4535A" w:rsidRDefault="00D4535A">
          <w:pPr>
            <w:pStyle w:val="a8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[</w:t>
          </w:r>
          <w:ins w:id="1545" w:author="Yang, Lisa-JH (shanghai)" w:date="2021-01-27T16:20:00Z">
            <w:r>
              <w:rPr>
                <w:rFonts w:ascii="微软雅黑" w:eastAsia="微软雅黑" w:hAnsi="微软雅黑"/>
              </w:rPr>
              <w:t>V</w:t>
            </w:r>
            <w:r>
              <w:rPr>
                <w:rFonts w:ascii="微软雅黑" w:eastAsia="微软雅黑" w:hAnsi="微软雅黑" w:hint="eastAsia"/>
              </w:rPr>
              <w:t>erification</w:t>
            </w:r>
            <w:r>
              <w:rPr>
                <w:rFonts w:ascii="微软雅黑" w:eastAsia="微软雅黑" w:hAnsi="微软雅黑"/>
              </w:rPr>
              <w:t xml:space="preserve"> </w:t>
            </w:r>
          </w:ins>
          <w:ins w:id="1546" w:author="Yang, Lisa-JH (shanghai)" w:date="2021-01-27T16:21:00Z">
            <w:r>
              <w:rPr>
                <w:rFonts w:ascii="微软雅黑" w:eastAsia="微软雅黑" w:hAnsi="微软雅黑"/>
              </w:rPr>
              <w:t>S</w:t>
            </w:r>
            <w:r>
              <w:rPr>
                <w:rFonts w:ascii="微软雅黑" w:eastAsia="微软雅黑" w:hAnsi="微软雅黑" w:hint="eastAsia"/>
              </w:rPr>
              <w:t>trategy</w:t>
            </w:r>
          </w:ins>
          <w:del w:id="1547" w:author="Yang, Lisa-JH (shanghai)" w:date="2021-01-27T16:20:00Z">
            <w:r w:rsidDel="00235B1E">
              <w:rPr>
                <w:rFonts w:ascii="微软雅黑" w:eastAsia="微软雅黑" w:hAnsi="微软雅黑" w:hint="eastAsia"/>
              </w:rPr>
              <w:delText>工作产品模板样例</w:delText>
            </w:r>
          </w:del>
          <w:r>
            <w:rPr>
              <w:rFonts w:ascii="微软雅黑" w:eastAsia="微软雅黑" w:hAnsi="微软雅黑" w:hint="eastAsia"/>
            </w:rPr>
            <w:t>]</w:t>
          </w:r>
        </w:p>
      </w:tc>
      <w:tc>
        <w:tcPr>
          <w:tcW w:w="1712" w:type="dxa"/>
          <w:vAlign w:val="center"/>
        </w:tcPr>
        <w:p w14:paraId="0709EB4F" w14:textId="77777777" w:rsidR="00D4535A" w:rsidRDefault="00D4535A">
          <w:pPr>
            <w:pStyle w:val="a8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</w:t>
          </w:r>
        </w:p>
      </w:tc>
    </w:tr>
    <w:tr w:rsidR="00D4535A" w14:paraId="44E76B07" w14:textId="77777777">
      <w:tc>
        <w:tcPr>
          <w:tcW w:w="6651" w:type="dxa"/>
          <w:vMerge/>
        </w:tcPr>
        <w:p w14:paraId="472C64B9" w14:textId="77777777" w:rsidR="00D4535A" w:rsidRDefault="00D4535A">
          <w:pPr>
            <w:pStyle w:val="a8"/>
            <w:rPr>
              <w:rFonts w:ascii="微软雅黑" w:eastAsia="微软雅黑" w:hAnsi="微软雅黑"/>
            </w:rPr>
          </w:pPr>
        </w:p>
      </w:tc>
      <w:tc>
        <w:tcPr>
          <w:tcW w:w="1712" w:type="dxa"/>
          <w:vAlign w:val="center"/>
        </w:tcPr>
        <w:p w14:paraId="0D20F86F" w14:textId="6674FED7" w:rsidR="00D4535A" w:rsidRDefault="00D4535A">
          <w:pPr>
            <w:pStyle w:val="a8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</w:t>
          </w:r>
          <w:ins w:id="1548" w:author="Yang, Lisa-JH (shanghai)" w:date="2021-01-27T16:20:00Z">
            <w:r>
              <w:rPr>
                <w:rFonts w:ascii="微软雅黑" w:eastAsia="微软雅黑" w:hAnsi="微软雅黑" w:hint="eastAsia"/>
              </w:rPr>
              <w:t>V1.0</w:t>
            </w:r>
          </w:ins>
        </w:p>
      </w:tc>
    </w:tr>
  </w:tbl>
  <w:p w14:paraId="7D01C7ED" w14:textId="77777777" w:rsidR="00D4535A" w:rsidRDefault="00D4535A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911"/>
    <w:multiLevelType w:val="multilevel"/>
    <w:tmpl w:val="002B2911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5500C02"/>
    <w:multiLevelType w:val="hybridMultilevel"/>
    <w:tmpl w:val="B846D476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ABE4D3F"/>
    <w:multiLevelType w:val="hybridMultilevel"/>
    <w:tmpl w:val="7BBC507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26F6C88"/>
    <w:multiLevelType w:val="hybridMultilevel"/>
    <w:tmpl w:val="D31C8AE4"/>
    <w:lvl w:ilvl="0" w:tplc="04090019">
      <w:start w:val="1"/>
      <w:numFmt w:val="lowerLetter"/>
      <w:lvlText w:val="%1)"/>
      <w:lvlJc w:val="left"/>
      <w:pPr>
        <w:ind w:left="1140" w:hanging="420"/>
      </w:pPr>
    </w:lvl>
    <w:lvl w:ilvl="1" w:tplc="04090019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152312A8"/>
    <w:multiLevelType w:val="multilevel"/>
    <w:tmpl w:val="152312A8"/>
    <w:lvl w:ilvl="0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20" w:hanging="420"/>
      </w:pPr>
    </w:lvl>
    <w:lvl w:ilvl="2">
      <w:start w:val="1"/>
      <w:numFmt w:val="lowerRoman"/>
      <w:lvlText w:val="%3."/>
      <w:lvlJc w:val="right"/>
      <w:pPr>
        <w:ind w:left="2040" w:hanging="420"/>
      </w:pPr>
    </w:lvl>
    <w:lvl w:ilvl="3">
      <w:start w:val="1"/>
      <w:numFmt w:val="decimal"/>
      <w:lvlText w:val="%4."/>
      <w:lvlJc w:val="left"/>
      <w:pPr>
        <w:ind w:left="2460" w:hanging="420"/>
      </w:pPr>
    </w:lvl>
    <w:lvl w:ilvl="4">
      <w:start w:val="1"/>
      <w:numFmt w:val="lowerLetter"/>
      <w:lvlText w:val="%5)"/>
      <w:lvlJc w:val="left"/>
      <w:pPr>
        <w:ind w:left="2880" w:hanging="420"/>
      </w:pPr>
    </w:lvl>
    <w:lvl w:ilvl="5">
      <w:start w:val="1"/>
      <w:numFmt w:val="lowerRoman"/>
      <w:lvlText w:val="%6."/>
      <w:lvlJc w:val="right"/>
      <w:pPr>
        <w:ind w:left="3300" w:hanging="420"/>
      </w:pPr>
    </w:lvl>
    <w:lvl w:ilvl="6">
      <w:start w:val="1"/>
      <w:numFmt w:val="decimal"/>
      <w:lvlText w:val="%7."/>
      <w:lvlJc w:val="left"/>
      <w:pPr>
        <w:ind w:left="3720" w:hanging="420"/>
      </w:pPr>
    </w:lvl>
    <w:lvl w:ilvl="7">
      <w:start w:val="1"/>
      <w:numFmt w:val="lowerLetter"/>
      <w:lvlText w:val="%8)"/>
      <w:lvlJc w:val="left"/>
      <w:pPr>
        <w:ind w:left="4140" w:hanging="420"/>
      </w:pPr>
    </w:lvl>
    <w:lvl w:ilvl="8">
      <w:start w:val="1"/>
      <w:numFmt w:val="lowerRoman"/>
      <w:lvlText w:val="%9."/>
      <w:lvlJc w:val="right"/>
      <w:pPr>
        <w:ind w:left="4560" w:hanging="420"/>
      </w:pPr>
    </w:lvl>
  </w:abstractNum>
  <w:abstractNum w:abstractNumId="5" w15:restartNumberingAfterBreak="0">
    <w:nsid w:val="1D3233A5"/>
    <w:multiLevelType w:val="multilevel"/>
    <w:tmpl w:val="152312A8"/>
    <w:lvl w:ilvl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27AC2F39"/>
    <w:multiLevelType w:val="hybridMultilevel"/>
    <w:tmpl w:val="C2F26C46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2AEF4591"/>
    <w:multiLevelType w:val="hybridMultilevel"/>
    <w:tmpl w:val="88A488EC"/>
    <w:lvl w:ilvl="0" w:tplc="ECECBD3E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1568"/>
        </w:tabs>
        <w:ind w:left="1568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33550ABE"/>
    <w:multiLevelType w:val="hybridMultilevel"/>
    <w:tmpl w:val="881404A2"/>
    <w:lvl w:ilvl="0" w:tplc="D73CCED8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406E0302"/>
    <w:multiLevelType w:val="multilevel"/>
    <w:tmpl w:val="406E0302"/>
    <w:lvl w:ilvl="0">
      <w:numFmt w:val="bullet"/>
      <w:lvlText w:val="-"/>
      <w:lvlJc w:val="left"/>
      <w:pPr>
        <w:ind w:left="780" w:hanging="360"/>
      </w:pPr>
      <w:rPr>
        <w:rFonts w:ascii="微软雅黑" w:eastAsia="微软雅黑" w:hAnsi="微软雅黑" w:cs="+mn-cs" w:hint="eastAsia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5E971ADA"/>
    <w:multiLevelType w:val="hybridMultilevel"/>
    <w:tmpl w:val="8DF8CA4A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2" w15:restartNumberingAfterBreak="0">
    <w:nsid w:val="61B2439E"/>
    <w:multiLevelType w:val="hybridMultilevel"/>
    <w:tmpl w:val="C2F26C46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68D46466"/>
    <w:multiLevelType w:val="hybridMultilevel"/>
    <w:tmpl w:val="C2F26C46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4" w15:restartNumberingAfterBreak="0">
    <w:nsid w:val="72FB47A1"/>
    <w:multiLevelType w:val="hybridMultilevel"/>
    <w:tmpl w:val="C1D0BF0E"/>
    <w:lvl w:ilvl="0" w:tplc="D73CCED8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7DB67CE7"/>
    <w:multiLevelType w:val="hybridMultilevel"/>
    <w:tmpl w:val="C2F26C46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8"/>
  </w:num>
  <w:num w:numId="2">
    <w:abstractNumId w:val="15"/>
  </w:num>
  <w:num w:numId="3">
    <w:abstractNumId w:val="0"/>
  </w:num>
  <w:num w:numId="4">
    <w:abstractNumId w:val="4"/>
  </w:num>
  <w:num w:numId="5">
    <w:abstractNumId w:val="10"/>
  </w:num>
  <w:num w:numId="6">
    <w:abstractNumId w:val="14"/>
  </w:num>
  <w:num w:numId="7">
    <w:abstractNumId w:val="2"/>
  </w:num>
  <w:num w:numId="8">
    <w:abstractNumId w:val="7"/>
  </w:num>
  <w:num w:numId="9">
    <w:abstractNumId w:val="5"/>
  </w:num>
  <w:num w:numId="10">
    <w:abstractNumId w:val="3"/>
  </w:num>
  <w:num w:numId="11">
    <w:abstractNumId w:val="1"/>
  </w:num>
  <w:num w:numId="12">
    <w:abstractNumId w:val="6"/>
  </w:num>
  <w:num w:numId="13">
    <w:abstractNumId w:val="16"/>
  </w:num>
  <w:num w:numId="14">
    <w:abstractNumId w:val="13"/>
  </w:num>
  <w:num w:numId="15">
    <w:abstractNumId w:val="12"/>
  </w:num>
  <w:num w:numId="16">
    <w:abstractNumId w:val="11"/>
  </w:num>
  <w:num w:numId="1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ang, Lisa-JH (shanghai)">
    <w15:presenceInfo w15:providerId="AD" w15:userId="S::Lisa-JH.Yang@sgs.com::be2918cf-511b-4c88-a568-c996201f258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13851"/>
    <w:rsid w:val="00013C41"/>
    <w:rsid w:val="00014BA2"/>
    <w:rsid w:val="00024C60"/>
    <w:rsid w:val="00066D24"/>
    <w:rsid w:val="00095956"/>
    <w:rsid w:val="000A7535"/>
    <w:rsid w:val="000B35DE"/>
    <w:rsid w:val="000E6F6B"/>
    <w:rsid w:val="0011082A"/>
    <w:rsid w:val="00120475"/>
    <w:rsid w:val="0017633A"/>
    <w:rsid w:val="001A5D54"/>
    <w:rsid w:val="001B7D6F"/>
    <w:rsid w:val="001C3B65"/>
    <w:rsid w:val="001E234E"/>
    <w:rsid w:val="00205BB1"/>
    <w:rsid w:val="0022050F"/>
    <w:rsid w:val="00235B1E"/>
    <w:rsid w:val="00242A5A"/>
    <w:rsid w:val="002551FF"/>
    <w:rsid w:val="002622F1"/>
    <w:rsid w:val="00273E63"/>
    <w:rsid w:val="002B2F06"/>
    <w:rsid w:val="002C4EB7"/>
    <w:rsid w:val="002C63F2"/>
    <w:rsid w:val="002D05AA"/>
    <w:rsid w:val="002F6370"/>
    <w:rsid w:val="00331A10"/>
    <w:rsid w:val="003370D6"/>
    <w:rsid w:val="003601DD"/>
    <w:rsid w:val="00377855"/>
    <w:rsid w:val="00393197"/>
    <w:rsid w:val="003A4328"/>
    <w:rsid w:val="003A6969"/>
    <w:rsid w:val="003A6B94"/>
    <w:rsid w:val="003B0762"/>
    <w:rsid w:val="003D2BED"/>
    <w:rsid w:val="003E36B4"/>
    <w:rsid w:val="003F4E82"/>
    <w:rsid w:val="00424167"/>
    <w:rsid w:val="004632D8"/>
    <w:rsid w:val="004C0894"/>
    <w:rsid w:val="004D4F83"/>
    <w:rsid w:val="00546150"/>
    <w:rsid w:val="00561FA0"/>
    <w:rsid w:val="00563ACB"/>
    <w:rsid w:val="005712B1"/>
    <w:rsid w:val="005816AE"/>
    <w:rsid w:val="00584CA6"/>
    <w:rsid w:val="005A4498"/>
    <w:rsid w:val="005A782C"/>
    <w:rsid w:val="005B54E9"/>
    <w:rsid w:val="005E62C6"/>
    <w:rsid w:val="005F31CD"/>
    <w:rsid w:val="00650995"/>
    <w:rsid w:val="00653E04"/>
    <w:rsid w:val="00655B32"/>
    <w:rsid w:val="0066694F"/>
    <w:rsid w:val="0067230B"/>
    <w:rsid w:val="00674F50"/>
    <w:rsid w:val="006A33DE"/>
    <w:rsid w:val="006B43C4"/>
    <w:rsid w:val="006B447E"/>
    <w:rsid w:val="006C5FA2"/>
    <w:rsid w:val="006D530B"/>
    <w:rsid w:val="006D6C4B"/>
    <w:rsid w:val="006E48CE"/>
    <w:rsid w:val="006F28FF"/>
    <w:rsid w:val="006F2905"/>
    <w:rsid w:val="006F6CDD"/>
    <w:rsid w:val="007206B9"/>
    <w:rsid w:val="00720D6F"/>
    <w:rsid w:val="0073514A"/>
    <w:rsid w:val="00756C1C"/>
    <w:rsid w:val="007C53D3"/>
    <w:rsid w:val="007E4809"/>
    <w:rsid w:val="007E699D"/>
    <w:rsid w:val="007F067D"/>
    <w:rsid w:val="007F1CDF"/>
    <w:rsid w:val="007F2334"/>
    <w:rsid w:val="00820D3C"/>
    <w:rsid w:val="008248CB"/>
    <w:rsid w:val="00824C6D"/>
    <w:rsid w:val="00853192"/>
    <w:rsid w:val="008F7085"/>
    <w:rsid w:val="00972F5F"/>
    <w:rsid w:val="00975249"/>
    <w:rsid w:val="00977F2E"/>
    <w:rsid w:val="00985B49"/>
    <w:rsid w:val="00994670"/>
    <w:rsid w:val="00A36A58"/>
    <w:rsid w:val="00A7243B"/>
    <w:rsid w:val="00AB1012"/>
    <w:rsid w:val="00AB2DD6"/>
    <w:rsid w:val="00AC28DD"/>
    <w:rsid w:val="00AE1034"/>
    <w:rsid w:val="00AE6BCD"/>
    <w:rsid w:val="00B05345"/>
    <w:rsid w:val="00B20337"/>
    <w:rsid w:val="00B203D5"/>
    <w:rsid w:val="00B236CF"/>
    <w:rsid w:val="00B2419B"/>
    <w:rsid w:val="00B374AD"/>
    <w:rsid w:val="00B40EC2"/>
    <w:rsid w:val="00B45D49"/>
    <w:rsid w:val="00B70EC4"/>
    <w:rsid w:val="00B9258D"/>
    <w:rsid w:val="00BC776B"/>
    <w:rsid w:val="00BD127B"/>
    <w:rsid w:val="00BD2931"/>
    <w:rsid w:val="00C24021"/>
    <w:rsid w:val="00C47E5C"/>
    <w:rsid w:val="00C5599A"/>
    <w:rsid w:val="00C57DF8"/>
    <w:rsid w:val="00C7048E"/>
    <w:rsid w:val="00CE6D16"/>
    <w:rsid w:val="00D04DD0"/>
    <w:rsid w:val="00D305AF"/>
    <w:rsid w:val="00D3373F"/>
    <w:rsid w:val="00D4535A"/>
    <w:rsid w:val="00D46689"/>
    <w:rsid w:val="00D63826"/>
    <w:rsid w:val="00D718AB"/>
    <w:rsid w:val="00D745F2"/>
    <w:rsid w:val="00D8273F"/>
    <w:rsid w:val="00DC3AC8"/>
    <w:rsid w:val="00DD66B0"/>
    <w:rsid w:val="00E01F75"/>
    <w:rsid w:val="00E02611"/>
    <w:rsid w:val="00E1747F"/>
    <w:rsid w:val="00E4271C"/>
    <w:rsid w:val="00E7069C"/>
    <w:rsid w:val="00E91C36"/>
    <w:rsid w:val="00E92B87"/>
    <w:rsid w:val="00EA72E9"/>
    <w:rsid w:val="00EB7E7E"/>
    <w:rsid w:val="00EC7136"/>
    <w:rsid w:val="00EE038D"/>
    <w:rsid w:val="00EE3285"/>
    <w:rsid w:val="00F3022B"/>
    <w:rsid w:val="00F750F1"/>
    <w:rsid w:val="00F86EA6"/>
    <w:rsid w:val="00F9047A"/>
    <w:rsid w:val="00FA52D3"/>
    <w:rsid w:val="00FF13D2"/>
    <w:rsid w:val="00FF7AF9"/>
    <w:rsid w:val="0CA90E20"/>
    <w:rsid w:val="10983FF6"/>
    <w:rsid w:val="273A5D12"/>
    <w:rsid w:val="3AA00802"/>
    <w:rsid w:val="3BDC2DC6"/>
    <w:rsid w:val="42FD2F2A"/>
    <w:rsid w:val="44252A00"/>
    <w:rsid w:val="54783439"/>
    <w:rsid w:val="612B4408"/>
    <w:rsid w:val="6C56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04AE3E3"/>
  <w15:docId w15:val="{F02F2404-85B8-4251-9CFE-270D3045B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/>
      <w:kern w:val="2"/>
      <w:sz w:val="21"/>
      <w:szCs w:val="22"/>
    </w:rPr>
  </w:style>
  <w:style w:type="paragraph" w:styleId="1">
    <w:name w:val="heading 1"/>
    <w:basedOn w:val="a0"/>
    <w:next w:val="a"/>
    <w:link w:val="10"/>
    <w:qFormat/>
    <w:pPr>
      <w:numPr>
        <w:numId w:val="1"/>
      </w:numPr>
      <w:snapToGrid w:val="0"/>
      <w:spacing w:beforeLines="50" w:before="156" w:line="400" w:lineRule="exact"/>
      <w:ind w:firstLineChars="0" w:firstLine="0"/>
      <w:outlineLvl w:val="0"/>
    </w:pPr>
    <w:rPr>
      <w:b/>
      <w:sz w:val="24"/>
      <w:szCs w:val="24"/>
    </w:rPr>
  </w:style>
  <w:style w:type="paragraph" w:styleId="2">
    <w:name w:val="heading 2"/>
    <w:basedOn w:val="a0"/>
    <w:next w:val="a"/>
    <w:link w:val="20"/>
    <w:unhideWhenUsed/>
    <w:qFormat/>
    <w:pPr>
      <w:numPr>
        <w:ilvl w:val="1"/>
        <w:numId w:val="1"/>
      </w:numPr>
      <w:spacing w:afterLines="10" w:after="31"/>
      <w:ind w:firstLineChars="0" w:firstLine="0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pPr>
      <w:ind w:firstLineChars="200" w:firstLine="420"/>
    </w:pPr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4">
    <w:name w:val="Body Text"/>
    <w:basedOn w:val="a"/>
    <w:link w:val="a5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a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b">
    <w:name w:val="Title"/>
    <w:basedOn w:val="a"/>
    <w:link w:val="ac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d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Pr>
      <w:color w:val="0563C1" w:themeColor="hyperlink"/>
      <w:u w:val="single"/>
    </w:rPr>
  </w:style>
  <w:style w:type="paragraph" w:styleId="af">
    <w:name w:val="No Spacing"/>
    <w:link w:val="af0"/>
    <w:uiPriority w:val="1"/>
    <w:qFormat/>
    <w:rPr>
      <w:sz w:val="22"/>
      <w:szCs w:val="22"/>
    </w:rPr>
  </w:style>
  <w:style w:type="character" w:customStyle="1" w:styleId="af0">
    <w:name w:val="无间隔 字符"/>
    <w:basedOn w:val="a1"/>
    <w:link w:val="af"/>
    <w:uiPriority w:val="1"/>
    <w:qFormat/>
    <w:rPr>
      <w:kern w:val="0"/>
      <w:sz w:val="22"/>
    </w:rPr>
  </w:style>
  <w:style w:type="character" w:customStyle="1" w:styleId="a9">
    <w:name w:val="页眉 字符"/>
    <w:basedOn w:val="a1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qFormat/>
    <w:rPr>
      <w:rFonts w:ascii="Calibri" w:eastAsia="等线" w:hAnsi="Calibri"/>
      <w:b/>
      <w:sz w:val="24"/>
      <w:szCs w:val="24"/>
    </w:rPr>
  </w:style>
  <w:style w:type="character" w:customStyle="1" w:styleId="20">
    <w:name w:val="标题 2 字符"/>
    <w:basedOn w:val="a1"/>
    <w:link w:val="2"/>
    <w:uiPriority w:val="9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1"/>
    <w:link w:val="3"/>
    <w:uiPriority w:val="9"/>
    <w:qFormat/>
    <w:rPr>
      <w:rFonts w:ascii="Calibri" w:eastAsia="等线" w:hAnsi="Calibri"/>
      <w:bCs/>
      <w:sz w:val="22"/>
      <w:szCs w:val="32"/>
    </w:rPr>
  </w:style>
  <w:style w:type="character" w:customStyle="1" w:styleId="ac">
    <w:name w:val="标题 字符"/>
    <w:basedOn w:val="a1"/>
    <w:link w:val="ab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5">
    <w:name w:val="正文文本 字符"/>
    <w:basedOn w:val="a1"/>
    <w:link w:val="a4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4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1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1"/>
    <w:link w:val="5"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1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1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1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1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2"/>
    <w:uiPriority w:val="59"/>
    <w:qFormat/>
    <w:rPr>
      <w:rFonts w:ascii="Calibri" w:eastAsia="宋体" w:hAnsi="Calibri" w:cs="Times New Roman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styleId="af1">
    <w:name w:val="Balloon Text"/>
    <w:basedOn w:val="a"/>
    <w:link w:val="af2"/>
    <w:uiPriority w:val="99"/>
    <w:semiHidden/>
    <w:unhideWhenUsed/>
    <w:rsid w:val="00D305AF"/>
    <w:rPr>
      <w:sz w:val="18"/>
      <w:szCs w:val="18"/>
    </w:rPr>
  </w:style>
  <w:style w:type="character" w:customStyle="1" w:styleId="af2">
    <w:name w:val="批注框文本 字符"/>
    <w:basedOn w:val="a1"/>
    <w:link w:val="af1"/>
    <w:uiPriority w:val="99"/>
    <w:semiHidden/>
    <w:rsid w:val="00D305AF"/>
    <w:rPr>
      <w:rFonts w:ascii="Calibri" w:eastAsia="等线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EE3A3C" w:rsidRDefault="00EE3A3C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Segoe Print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87E3D"/>
    <w:rsid w:val="000E44E5"/>
    <w:rsid w:val="001018AD"/>
    <w:rsid w:val="002019A2"/>
    <w:rsid w:val="00232144"/>
    <w:rsid w:val="0039764F"/>
    <w:rsid w:val="003A40A1"/>
    <w:rsid w:val="004041F0"/>
    <w:rsid w:val="00546E27"/>
    <w:rsid w:val="0069233C"/>
    <w:rsid w:val="007B19E8"/>
    <w:rsid w:val="00985C68"/>
    <w:rsid w:val="009B5A3F"/>
    <w:rsid w:val="00C64F8B"/>
    <w:rsid w:val="00DE4D9A"/>
    <w:rsid w:val="00DE7391"/>
    <w:rsid w:val="00EB0838"/>
    <w:rsid w:val="00EE3A3C"/>
    <w:rsid w:val="00F839A2"/>
    <w:rsid w:val="00FD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qFormat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4098"/>
  </customShpExts>
</s:customDat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5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FD9C7D58-42C7-4983-88C4-25073392A456}"/>
</file>

<file path=customXml/itemProps2.xml><?xml version="1.0" encoding="utf-8"?>
<ds:datastoreItem xmlns:ds="http://schemas.openxmlformats.org/officeDocument/2006/customXml" ds:itemID="{4208DD9A-98CC-4656-83C9-85ABEEC3B17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498D2171-443F-48DB-B53C-166B71B157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CA519D32-A6C0-46F9-A7E0-A1F57EA116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2885</TotalTime>
  <Pages>13</Pages>
  <Words>1309</Words>
  <Characters>7466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验证策略Verification Strategy</vt:lpstr>
    </vt:vector>
  </TitlesOfParts>
  <Company>SGS</Company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验证策略Verification Strategy</dc:title>
  <dc:creator>wu yilv</dc:creator>
  <cp:lastModifiedBy>黄 超</cp:lastModifiedBy>
  <cp:revision>159</cp:revision>
  <dcterms:created xsi:type="dcterms:W3CDTF">2018-04-26T02:59:00Z</dcterms:created>
  <dcterms:modified xsi:type="dcterms:W3CDTF">2022-03-29T02:03:00Z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2052-11.8.6.8810</vt:lpwstr>
  </property>
  <property fmtid="{D5CDD505-2E9C-101B-9397-08002B2CF9AE}" pid="3" name="ContentTypeId">
    <vt:lpwstr>0x0101005EEACE285CC33549A60295CD3E937279</vt:lpwstr>
  </property>
</Properties>
</file>