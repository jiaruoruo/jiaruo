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38474806"/>
      </w:sdtPr>
      <w:sdtEndPr/>
      <w:sdtContent>
        <w:p w14:paraId="48B06BCE" w14:textId="77777777" w:rsidR="007E1CC1" w:rsidRDefault="007E1CC1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7E1CC1" w14:paraId="20231F45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sz w:val="44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3324A6E3" w14:textId="77777777" w:rsidR="007E1CC1" w:rsidRDefault="00DE3CC7">
                    <w:pPr>
                      <w:pStyle w:val="af3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44"/>
                        <w:szCs w:val="72"/>
                      </w:rPr>
                      <w:t xml:space="preserve">配置管理计划    </w:t>
                    </w:r>
                    <w:r>
                      <w:rPr>
                        <w:rFonts w:ascii="微软雅黑" w:eastAsia="微软雅黑" w:hAnsi="微软雅黑" w:cs="Times New Roman"/>
                        <w:sz w:val="44"/>
                        <w:szCs w:val="72"/>
                      </w:rPr>
                      <w:t xml:space="preserve">      </w:t>
                    </w:r>
                    <w:r>
                      <w:rPr>
                        <w:rFonts w:ascii="微软雅黑" w:eastAsia="微软雅黑" w:hAnsi="微软雅黑" w:cs="Times New Roman" w:hint="eastAsia"/>
                        <w:sz w:val="44"/>
                        <w:szCs w:val="72"/>
                      </w:rPr>
                      <w:t>C</w:t>
                    </w:r>
                    <w:r>
                      <w:rPr>
                        <w:rFonts w:ascii="微软雅黑" w:eastAsia="微软雅黑" w:hAnsi="微软雅黑" w:cs="Times New Roman"/>
                        <w:sz w:val="44"/>
                        <w:szCs w:val="72"/>
                      </w:rPr>
                      <w:t>onfiguration Management Plan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9696" w:type="dxa"/>
            <w:tblLook w:val="04A0" w:firstRow="1" w:lastRow="0" w:firstColumn="1" w:lastColumn="0" w:noHBand="0" w:noVBand="1"/>
          </w:tblPr>
          <w:tblGrid>
            <w:gridCol w:w="3387"/>
            <w:gridCol w:w="3419"/>
            <w:gridCol w:w="2890"/>
          </w:tblGrid>
          <w:tr w:rsidR="007E1CC1" w14:paraId="034F5A0C" w14:textId="77777777" w:rsidTr="00075750">
            <w:trPr>
              <w:trHeight w:val="517"/>
            </w:trPr>
            <w:tc>
              <w:tcPr>
                <w:tcW w:w="3387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7E735482" w14:textId="361D3916" w:rsidR="007E1CC1" w:rsidRDefault="00075750">
                <w:pPr>
                  <w:jc w:val="center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b/>
                    <w:noProof/>
                    <w:color w:val="000000" w:themeColor="text1"/>
                    <w:sz w:val="16"/>
                    <w:szCs w:val="16"/>
                  </w:rPr>
                  <w:drawing>
                    <wp:anchor distT="0" distB="0" distL="114300" distR="114300" simplePos="0" relativeHeight="251659264" behindDoc="1" locked="0" layoutInCell="1" allowOverlap="1" wp14:anchorId="1A23CC26" wp14:editId="443C260A">
                      <wp:simplePos x="0" y="0"/>
                      <wp:positionH relativeFrom="column">
                        <wp:posOffset>419735</wp:posOffset>
                      </wp:positionH>
                      <wp:positionV relativeFrom="paragraph">
                        <wp:posOffset>-24765</wp:posOffset>
                      </wp:positionV>
                      <wp:extent cx="1292860" cy="574675"/>
                      <wp:effectExtent l="0" t="0" r="2540" b="0"/>
                      <wp:wrapNone/>
                      <wp:docPr id="6" name="Picture 1" descr="cid:957311304@05072011-33F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1" descr="cid:957311304@05072011-33F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92860" cy="574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41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297DF324" w14:textId="77777777" w:rsidR="007E1CC1" w:rsidRDefault="00DE3CC7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 / Document ID</w:t>
                </w:r>
              </w:p>
            </w:tc>
            <w:tc>
              <w:tcPr>
                <w:tcW w:w="289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5FE585EA" w14:textId="77777777" w:rsidR="007E1CC1" w:rsidRDefault="007E1CC1">
                <w:pPr>
                  <w:jc w:val="center"/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</w:p>
            </w:tc>
          </w:tr>
          <w:tr w:rsidR="007E1CC1" w14:paraId="675DFC02" w14:textId="77777777" w:rsidTr="00075750">
            <w:trPr>
              <w:trHeight w:val="517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163E3163" w14:textId="77777777" w:rsidR="007E1CC1" w:rsidRDefault="007E1CC1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41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AF97131" w14:textId="77777777" w:rsidR="007E1CC1" w:rsidRDefault="00DE3CC7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密级 / Confidentiality </w:t>
                </w:r>
              </w:p>
            </w:tc>
            <w:tc>
              <w:tcPr>
                <w:tcW w:w="289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7E78478E" w14:textId="77777777" w:rsidR="007E1CC1" w:rsidRDefault="00DE3CC7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tbl>
          <w:tblPr>
            <w:tblpPr w:leftFromText="180" w:rightFromText="180" w:vertAnchor="text" w:horzAnchor="page" w:tblpXSpec="center" w:tblpY="7041"/>
            <w:tblW w:w="5702" w:type="dxa"/>
            <w:tblLook w:val="04A0" w:firstRow="1" w:lastRow="0" w:firstColumn="1" w:lastColumn="0" w:noHBand="0" w:noVBand="1"/>
          </w:tblPr>
          <w:tblGrid>
            <w:gridCol w:w="2862"/>
            <w:gridCol w:w="2840"/>
          </w:tblGrid>
          <w:tr w:rsidR="007E1CC1" w14:paraId="51D695CB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B99C872" w14:textId="77777777" w:rsidR="007E1CC1" w:rsidRDefault="00DE3CC7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项目名 / Project Name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5AB9095" w14:textId="77777777" w:rsidR="007E1CC1" w:rsidRDefault="007E1CC1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E1CC1" w14:paraId="7C417BD0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03D7BB7" w14:textId="77777777" w:rsidR="007E1CC1" w:rsidRDefault="00DE3CC7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项目编号 / Project ID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1BFF5B2" w14:textId="77777777" w:rsidR="007E1CC1" w:rsidRDefault="007E1CC1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E1CC1" w14:paraId="2E29894E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737C5B5" w14:textId="77777777" w:rsidR="007E1CC1" w:rsidRDefault="00DE3CC7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编制 / Author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1A8A75E" w14:textId="0734FA15" w:rsidR="007E1CC1" w:rsidRDefault="00DE3CC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　</w:t>
                </w:r>
                <w:r w:rsidR="002C2A56">
                  <w:rPr>
                    <w:rFonts w:ascii="微软雅黑" w:eastAsia="微软雅黑" w:hAnsi="微软雅黑" w:cs="宋体" w:hint="eastAsia"/>
                    <w:color w:val="000000"/>
                  </w:rPr>
                  <w:t>Lisa</w:t>
                </w:r>
                <w:r w:rsidR="002C2A56">
                  <w:rPr>
                    <w:rFonts w:ascii="微软雅黑" w:eastAsia="微软雅黑" w:hAnsi="微软雅黑" w:cs="宋体"/>
                    <w:color w:val="000000"/>
                  </w:rPr>
                  <w:t xml:space="preserve"> Y</w:t>
                </w:r>
                <w:r w:rsidR="002C2A56">
                  <w:rPr>
                    <w:rFonts w:ascii="微软雅黑" w:eastAsia="微软雅黑" w:hAnsi="微软雅黑" w:cs="宋体" w:hint="eastAsia"/>
                    <w:color w:val="000000"/>
                  </w:rPr>
                  <w:t>ang</w:t>
                </w:r>
              </w:p>
            </w:tc>
          </w:tr>
          <w:tr w:rsidR="007E1CC1" w14:paraId="4E3FFAB0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A854C1B" w14:textId="77777777" w:rsidR="007E1CC1" w:rsidRDefault="00DE3CC7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审核 / Reviewer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6C56853" w14:textId="77777777" w:rsidR="007E1CC1" w:rsidRDefault="00DE3CC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　</w:t>
                </w:r>
              </w:p>
            </w:tc>
          </w:tr>
          <w:tr w:rsidR="007E1CC1" w14:paraId="26209681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781172B" w14:textId="77777777" w:rsidR="007E1CC1" w:rsidRDefault="00DE3CC7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批准 / Approver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E628F4E" w14:textId="77777777" w:rsidR="007E1CC1" w:rsidRDefault="00DE3CC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　</w:t>
                </w:r>
              </w:p>
            </w:tc>
          </w:tr>
          <w:tr w:rsidR="007E1CC1" w14:paraId="07BA23E9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B3A8D62" w14:textId="77777777" w:rsidR="007E1CC1" w:rsidRDefault="00DE3CC7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日期 / Date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204EBD1F" w14:textId="77777777" w:rsidR="007E1CC1" w:rsidRDefault="00DE3CC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　</w:t>
                </w:r>
              </w:p>
            </w:tc>
          </w:tr>
          <w:tr w:rsidR="007E1CC1" w14:paraId="78E0C8C0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B00465D" w14:textId="77777777" w:rsidR="007E1CC1" w:rsidRDefault="00DE3CC7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版本 / Version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2498116A" w14:textId="77777777" w:rsidR="007E1CC1" w:rsidRDefault="00DE3CC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　</w:t>
                </w:r>
              </w:p>
            </w:tc>
          </w:tr>
          <w:tr w:rsidR="007E1CC1" w14:paraId="4E90EA01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2826542" w14:textId="77777777" w:rsidR="007E1CC1" w:rsidRDefault="00DE3CC7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发布范围 / </w:t>
                </w:r>
                <w:r>
                  <w:rPr>
                    <w:rFonts w:ascii="微软雅黑" w:eastAsia="微软雅黑" w:hAnsi="微软雅黑" w:cs="宋体"/>
                    <w:color w:val="000000"/>
                  </w:rPr>
                  <w:t>Distribution list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F738A64" w14:textId="77777777" w:rsidR="007E1CC1" w:rsidRDefault="007E1CC1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</w:tbl>
        <w:p w14:paraId="286E13BD" w14:textId="77777777" w:rsidR="007E1CC1" w:rsidRDefault="00DE3CC7">
          <w:r>
            <w:br w:type="page"/>
          </w:r>
        </w:p>
        <w:p w14:paraId="3A2A4464" w14:textId="77777777" w:rsidR="007E1CC1" w:rsidRDefault="00DE3CC7">
          <w:pPr>
            <w:pStyle w:val="af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变更履历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68"/>
            <w:gridCol w:w="1247"/>
            <w:gridCol w:w="1418"/>
            <w:gridCol w:w="1275"/>
            <w:gridCol w:w="1560"/>
            <w:gridCol w:w="2126"/>
          </w:tblGrid>
          <w:tr w:rsidR="007E1CC1" w14:paraId="0E5E1C7C" w14:textId="77777777" w:rsidTr="002C2A56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028E77D0" w14:textId="77777777" w:rsidR="007E1CC1" w:rsidRDefault="00DE3CC7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2E9724FB" w14:textId="77777777" w:rsidR="007E1CC1" w:rsidRDefault="00DE3CC7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</w:t>
                </w:r>
                <w:r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68" w:type="dxa"/>
                <w:shd w:val="clear" w:color="auto" w:fill="D9D9D9"/>
              </w:tcPr>
              <w:p w14:paraId="7772706C" w14:textId="77777777" w:rsidR="007E1CC1" w:rsidRDefault="00DE3CC7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7C4FDBC3" w14:textId="77777777" w:rsidR="007E1CC1" w:rsidRDefault="00DE3CC7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47" w:type="dxa"/>
                <w:shd w:val="clear" w:color="auto" w:fill="D9D9D9"/>
              </w:tcPr>
              <w:p w14:paraId="1EAEC3D9" w14:textId="77777777" w:rsidR="007E1CC1" w:rsidRDefault="00DE3CC7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319C26FC" w14:textId="77777777" w:rsidR="007E1CC1" w:rsidRDefault="00DE3CC7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4E907281" w14:textId="77777777" w:rsidR="007E1CC1" w:rsidRDefault="00DE3CC7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16859A5B" w14:textId="77777777" w:rsidR="007E1CC1" w:rsidRDefault="00DE3CC7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1E7F4038" w14:textId="77777777" w:rsidR="007E1CC1" w:rsidRDefault="00DE3CC7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12CF6FCD" w14:textId="77777777" w:rsidR="007E1CC1" w:rsidRDefault="00DE3CC7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3B00BB94" w14:textId="77777777" w:rsidR="007E1CC1" w:rsidRDefault="00DE3CC7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2628E7C5" w14:textId="77777777" w:rsidR="007E1CC1" w:rsidRDefault="00DE3CC7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0A504397" w14:textId="77777777" w:rsidR="007E1CC1" w:rsidRDefault="00DE3CC7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443DB539" w14:textId="77777777" w:rsidR="007E1CC1" w:rsidRDefault="00DE3CC7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2C2A56" w14:paraId="64B1E402" w14:textId="77777777" w:rsidTr="002C2A56">
            <w:trPr>
              <w:trHeight w:val="259"/>
            </w:trPr>
            <w:tc>
              <w:tcPr>
                <w:tcW w:w="870" w:type="dxa"/>
              </w:tcPr>
              <w:p w14:paraId="4B776D2E" w14:textId="679489AF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  <w:ins w:id="0" w:author="Yang, Lisa-JH (shanghai)" w:date="2021-01-27T16:21:00Z">
                  <w:r w:rsidRPr="00D305AF">
                    <w:rPr>
                      <w:rFonts w:eastAsia="微软雅黑" w:cs="Arial"/>
                      <w:lang w:eastAsia="zh-CN"/>
                      <w:rPrChange w:id="1" w:author="Yang, Lisa-JH (shanghai)" w:date="2021-01-27T16:25:00Z">
                        <w:rPr>
                          <w:rFonts w:ascii="Calibri" w:eastAsia="微软雅黑" w:hAnsi="Calibri"/>
                          <w:lang w:eastAsia="zh-CN"/>
                        </w:rPr>
                      </w:rPrChange>
                    </w:rPr>
                    <w:t>V1.0</w:t>
                  </w:r>
                </w:ins>
              </w:p>
            </w:tc>
            <w:tc>
              <w:tcPr>
                <w:tcW w:w="968" w:type="dxa"/>
              </w:tcPr>
              <w:p w14:paraId="3FA45707" w14:textId="4872DF75" w:rsidR="002C2A56" w:rsidRDefault="002C2A56" w:rsidP="002C2A56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  <w:ins w:id="2" w:author="Yang, Lisa-JH (shanghai)" w:date="2021-01-27T16:22:00Z">
                  <w:r w:rsidRPr="00D305AF">
                    <w:rPr>
                      <w:rFonts w:eastAsia="微软雅黑" w:cs="Arial"/>
                      <w:lang w:eastAsia="zh-CN"/>
                      <w:rPrChange w:id="3" w:author="Yang, Lisa-JH (shanghai)" w:date="2021-01-27T16:25:00Z">
                        <w:rPr>
                          <w:rFonts w:ascii="Calibri" w:eastAsia="微软雅黑" w:hAnsi="Calibri"/>
                          <w:lang w:eastAsia="zh-CN"/>
                        </w:rPr>
                      </w:rPrChange>
                    </w:rPr>
                    <w:t>Release</w:t>
                  </w:r>
                </w:ins>
              </w:p>
            </w:tc>
            <w:tc>
              <w:tcPr>
                <w:tcW w:w="1247" w:type="dxa"/>
              </w:tcPr>
              <w:p w14:paraId="1EAB6ECD" w14:textId="79F36005" w:rsidR="002C2A56" w:rsidRDefault="002C2A56" w:rsidP="002C2A56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  <w:ins w:id="4" w:author="Yang, Lisa-JH (shanghai)" w:date="2021-01-27T16:22:00Z">
                  <w:r w:rsidRPr="00D305AF">
                    <w:rPr>
                      <w:rFonts w:eastAsia="微软雅黑" w:cs="Arial"/>
                      <w:lang w:eastAsia="zh-CN"/>
                      <w:rPrChange w:id="5" w:author="Yang, Lisa-JH (shanghai)" w:date="2021-01-27T16:25:00Z">
                        <w:rPr>
                          <w:rFonts w:ascii="Calibri" w:eastAsia="微软雅黑" w:hAnsi="Calibri"/>
                          <w:lang w:eastAsia="zh-CN"/>
                        </w:rPr>
                      </w:rPrChange>
                    </w:rPr>
                    <w:t>Lisa Yang</w:t>
                  </w:r>
                </w:ins>
              </w:p>
            </w:tc>
            <w:tc>
              <w:tcPr>
                <w:tcW w:w="1418" w:type="dxa"/>
              </w:tcPr>
              <w:p w14:paraId="31C67E59" w14:textId="08B79BD4" w:rsidR="002C2A56" w:rsidRDefault="002C2A56" w:rsidP="002C2A56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  <w:ins w:id="6" w:author="Yang, Lisa-JH (shanghai)" w:date="2021-01-27T16:22:00Z">
                  <w:r w:rsidRPr="00D305AF">
                    <w:rPr>
                      <w:rFonts w:eastAsia="微软雅黑" w:cs="Arial"/>
                      <w:lang w:eastAsia="zh-CN"/>
                      <w:rPrChange w:id="7" w:author="Yang, Lisa-JH (shanghai)" w:date="2021-01-27T16:25:00Z">
                        <w:rPr>
                          <w:rFonts w:ascii="Calibri" w:eastAsia="微软雅黑" w:hAnsi="Calibri"/>
                          <w:lang w:eastAsia="zh-CN"/>
                        </w:rPr>
                      </w:rPrChange>
                    </w:rPr>
                    <w:t>2021.1.27</w:t>
                  </w:r>
                </w:ins>
              </w:p>
            </w:tc>
            <w:tc>
              <w:tcPr>
                <w:tcW w:w="1275" w:type="dxa"/>
              </w:tcPr>
              <w:p w14:paraId="26E9E7F0" w14:textId="77777777" w:rsidR="002C2A56" w:rsidRDefault="002C2A56" w:rsidP="002C2A56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673A03A" w14:textId="77777777" w:rsidR="002C2A56" w:rsidRDefault="002C2A56" w:rsidP="002C2A56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CD6BA32" w14:textId="06E1B8CF" w:rsidR="002C2A56" w:rsidRDefault="002C2A56" w:rsidP="002C2A56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  <w:ins w:id="8" w:author="Yang, Lisa-JH (shanghai)" w:date="2021-01-27T16:22:00Z">
                  <w:r w:rsidRPr="00D305AF">
                    <w:rPr>
                      <w:rFonts w:eastAsia="微软雅黑" w:cs="Arial"/>
                      <w:lang w:eastAsia="zh-CN"/>
                      <w:rPrChange w:id="9" w:author="Yang, Lisa-JH (shanghai)" w:date="2021-01-27T16:25:00Z">
                        <w:rPr>
                          <w:rFonts w:ascii="Calibri" w:eastAsia="微软雅黑" w:hAnsi="Calibri"/>
                          <w:lang w:eastAsia="zh-CN"/>
                        </w:rPr>
                      </w:rPrChange>
                    </w:rPr>
                    <w:t>initial version</w:t>
                  </w:r>
                </w:ins>
              </w:p>
            </w:tc>
          </w:tr>
          <w:tr w:rsidR="002C2A56" w14:paraId="3BB3D72C" w14:textId="77777777" w:rsidTr="002C2A56">
            <w:trPr>
              <w:trHeight w:val="247"/>
            </w:trPr>
            <w:tc>
              <w:tcPr>
                <w:tcW w:w="870" w:type="dxa"/>
              </w:tcPr>
              <w:p w14:paraId="17850462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68" w:type="dxa"/>
              </w:tcPr>
              <w:p w14:paraId="6505ED67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47" w:type="dxa"/>
              </w:tcPr>
              <w:p w14:paraId="2F718566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311772FF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BA36B6A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775CA5FC" w14:textId="77777777" w:rsidR="002C2A56" w:rsidRDefault="002C2A56" w:rsidP="002C2A56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858A4B7" w14:textId="77777777" w:rsidR="002C2A56" w:rsidRDefault="002C2A56" w:rsidP="002C2A56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2C2A56" w14:paraId="5806D164" w14:textId="77777777" w:rsidTr="002C2A56">
            <w:trPr>
              <w:trHeight w:val="246"/>
            </w:trPr>
            <w:tc>
              <w:tcPr>
                <w:tcW w:w="870" w:type="dxa"/>
              </w:tcPr>
              <w:p w14:paraId="7D5292E4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68" w:type="dxa"/>
              </w:tcPr>
              <w:p w14:paraId="63DA21D9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47" w:type="dxa"/>
              </w:tcPr>
              <w:p w14:paraId="425166C3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7E01404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7A6CBABC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3844C3F8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11EDCBB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2C2A56" w14:paraId="7B4D4EDB" w14:textId="77777777" w:rsidTr="002C2A56">
            <w:trPr>
              <w:trHeight w:val="246"/>
            </w:trPr>
            <w:tc>
              <w:tcPr>
                <w:tcW w:w="870" w:type="dxa"/>
              </w:tcPr>
              <w:p w14:paraId="189BD2E8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68" w:type="dxa"/>
              </w:tcPr>
              <w:p w14:paraId="2CF6BF23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47" w:type="dxa"/>
              </w:tcPr>
              <w:p w14:paraId="110F65AE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16BC6E06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5D59D4B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F001A2A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1F8A7E2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2C2A56" w14:paraId="4EE3447B" w14:textId="77777777" w:rsidTr="002C2A56">
            <w:trPr>
              <w:trHeight w:val="246"/>
            </w:trPr>
            <w:tc>
              <w:tcPr>
                <w:tcW w:w="870" w:type="dxa"/>
              </w:tcPr>
              <w:p w14:paraId="5FD72BE1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68" w:type="dxa"/>
              </w:tcPr>
              <w:p w14:paraId="5CBB4E8C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47" w:type="dxa"/>
              </w:tcPr>
              <w:p w14:paraId="18C13BB6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81C6958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5021F9A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3D830720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6B52898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2C2A56" w14:paraId="584075A9" w14:textId="77777777" w:rsidTr="002C2A56">
            <w:trPr>
              <w:trHeight w:val="246"/>
            </w:trPr>
            <w:tc>
              <w:tcPr>
                <w:tcW w:w="870" w:type="dxa"/>
              </w:tcPr>
              <w:p w14:paraId="7FC706C9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68" w:type="dxa"/>
              </w:tcPr>
              <w:p w14:paraId="115C40A3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47" w:type="dxa"/>
              </w:tcPr>
              <w:p w14:paraId="1B286B2F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8A4A5DD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F7C0D8A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35204385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1CB1DBC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2C2A56" w14:paraId="0C36FE0C" w14:textId="77777777" w:rsidTr="002C2A56">
            <w:trPr>
              <w:trHeight w:val="246"/>
            </w:trPr>
            <w:tc>
              <w:tcPr>
                <w:tcW w:w="870" w:type="dxa"/>
              </w:tcPr>
              <w:p w14:paraId="3BEEAF5C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68" w:type="dxa"/>
              </w:tcPr>
              <w:p w14:paraId="4ECA2387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47" w:type="dxa"/>
              </w:tcPr>
              <w:p w14:paraId="3BC1DA58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6E235D1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7F375037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80D3E27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F160E7E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2C2A56" w14:paraId="2F2C1E05" w14:textId="77777777" w:rsidTr="002C2A56">
            <w:trPr>
              <w:trHeight w:val="246"/>
            </w:trPr>
            <w:tc>
              <w:tcPr>
                <w:tcW w:w="870" w:type="dxa"/>
              </w:tcPr>
              <w:p w14:paraId="34BCD905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68" w:type="dxa"/>
              </w:tcPr>
              <w:p w14:paraId="4BDE534E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47" w:type="dxa"/>
              </w:tcPr>
              <w:p w14:paraId="2B2EC3E9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3C1E7CB0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78A24ADE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51F2C2D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7EE61D6" w14:textId="77777777" w:rsidR="002C2A56" w:rsidRDefault="002C2A56" w:rsidP="002C2A56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4A886009" w14:textId="77777777" w:rsidR="007E1CC1" w:rsidRDefault="007E1CC1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576"/>
          </w:tblGrid>
          <w:tr w:rsidR="007E1CC1" w14:paraId="5F8541EB" w14:textId="77777777">
            <w:tc>
              <w:tcPr>
                <w:tcW w:w="9576" w:type="dxa"/>
                <w:shd w:val="clear" w:color="auto" w:fill="FFF2CC"/>
              </w:tcPr>
              <w:p w14:paraId="6CD91847" w14:textId="77777777" w:rsidR="007E1CC1" w:rsidRDefault="00DE3CC7">
                <w:pPr>
                  <w:pStyle w:val="a6"/>
                  <w:ind w:left="0"/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</w:pP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“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状态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”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是指文档状态，如：</w:t>
                </w:r>
                <w:r>
                  <w:rPr>
                    <w:rFonts w:ascii="Calibri" w:eastAsia="微软雅黑" w:hAnsi="Calibri" w:cs="Z@RE3C2.tmp"/>
                    <w:color w:val="0000FF"/>
                    <w:sz w:val="16"/>
                    <w:szCs w:val="18"/>
                    <w:lang w:eastAsia="zh-CN"/>
                  </w:rPr>
                  <w:t>“Draft”, “released”</w:t>
                </w:r>
              </w:p>
            </w:tc>
          </w:tr>
        </w:tbl>
        <w:p w14:paraId="163EC464" w14:textId="77777777" w:rsidR="007E1CC1" w:rsidRDefault="007E1CC1">
          <w:pPr>
            <w:pStyle w:val="a6"/>
            <w:ind w:leftChars="59" w:left="124"/>
            <w:rPr>
              <w:lang w:eastAsia="zh-CN"/>
            </w:rPr>
          </w:pPr>
        </w:p>
        <w:p w14:paraId="0100F903" w14:textId="77777777" w:rsidR="007E1CC1" w:rsidRDefault="007E1CC1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D5DA2E9" w14:textId="77777777" w:rsidR="007E1CC1" w:rsidRDefault="00DE3CC7">
          <w:r>
            <w:br w:type="page"/>
          </w:r>
        </w:p>
        <w:p w14:paraId="2C3F8EAD" w14:textId="77777777" w:rsidR="007E1CC1" w:rsidRDefault="00075750"/>
      </w:sdtContent>
    </w:sdt>
    <w:p w14:paraId="1D515383" w14:textId="77777777" w:rsidR="007E1CC1" w:rsidRDefault="00DE3CC7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53FD7D73" w14:textId="77777777" w:rsidR="007E1CC1" w:rsidRDefault="00DE3CC7">
      <w:pPr>
        <w:pStyle w:val="TOC1"/>
        <w:tabs>
          <w:tab w:val="clear" w:pos="420"/>
          <w:tab w:val="clear" w:pos="9742"/>
          <w:tab w:val="right" w:leader="dot" w:pos="9752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783" w:history="1">
        <w:r>
          <w:t xml:space="preserve">1 </w:t>
        </w:r>
        <w:r>
          <w:rPr>
            <w:rFonts w:hint="eastAsia"/>
          </w:rPr>
          <w:t>概要</w:t>
        </w:r>
        <w:r>
          <w:t>说明</w:t>
        </w:r>
        <w:r>
          <w:rPr>
            <w:rFonts w:hint="eastAsia"/>
          </w:rPr>
          <w:t xml:space="preserve"> </w:t>
        </w:r>
        <w:r>
          <w:t>/ General Information</w:t>
        </w:r>
        <w:r>
          <w:tab/>
        </w:r>
        <w:r>
          <w:fldChar w:fldCharType="begin"/>
        </w:r>
        <w:r>
          <w:instrText xml:space="preserve"> PAGEREF _Toc3783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EC29775" w14:textId="77777777" w:rsidR="007E1CC1" w:rsidRDefault="00075750">
      <w:pPr>
        <w:pStyle w:val="TOC2"/>
        <w:tabs>
          <w:tab w:val="right" w:leader="dot" w:pos="9752"/>
        </w:tabs>
      </w:pPr>
      <w:hyperlink w:anchor="_Toc4892" w:history="1">
        <w:r w:rsidR="00DE3CC7">
          <w:rPr>
            <w:rFonts w:ascii="Times New Roman" w:eastAsia="微软雅黑" w:hAnsi="Times New Roman"/>
            <w:caps/>
            <w:szCs w:val="24"/>
          </w:rPr>
          <w:t xml:space="preserve">1.1 </w:t>
        </w:r>
        <w:r w:rsidR="00DE3CC7">
          <w:rPr>
            <w:rFonts w:ascii="微软雅黑" w:eastAsia="微软雅黑" w:hAnsi="微软雅黑" w:hint="eastAsia"/>
          </w:rPr>
          <w:t>文档</w:t>
        </w:r>
        <w:r w:rsidR="00DE3CC7">
          <w:rPr>
            <w:rFonts w:ascii="微软雅黑" w:eastAsia="微软雅黑" w:hAnsi="微软雅黑"/>
          </w:rPr>
          <w:t>目的</w:t>
        </w:r>
        <w:r w:rsidR="00DE3CC7">
          <w:rPr>
            <w:rFonts w:ascii="微软雅黑" w:eastAsia="微软雅黑" w:hAnsi="微软雅黑" w:hint="eastAsia"/>
          </w:rPr>
          <w:t xml:space="preserve"> /</w:t>
        </w:r>
        <w:r w:rsidR="00DE3CC7">
          <w:rPr>
            <w:rFonts w:ascii="微软雅黑" w:eastAsia="微软雅黑" w:hAnsi="微软雅黑"/>
          </w:rPr>
          <w:t xml:space="preserve"> Document Purpose</w:t>
        </w:r>
        <w:r w:rsidR="00DE3CC7">
          <w:tab/>
        </w:r>
        <w:r w:rsidR="00DE3CC7">
          <w:fldChar w:fldCharType="begin"/>
        </w:r>
        <w:r w:rsidR="00DE3CC7">
          <w:instrText xml:space="preserve"> PAGEREF _Toc4892 \h </w:instrText>
        </w:r>
        <w:r w:rsidR="00DE3CC7">
          <w:fldChar w:fldCharType="separate"/>
        </w:r>
        <w:r w:rsidR="00DE3CC7">
          <w:t>5</w:t>
        </w:r>
        <w:r w:rsidR="00DE3CC7">
          <w:fldChar w:fldCharType="end"/>
        </w:r>
      </w:hyperlink>
    </w:p>
    <w:p w14:paraId="4A392A3C" w14:textId="77777777" w:rsidR="007E1CC1" w:rsidRDefault="00075750">
      <w:pPr>
        <w:pStyle w:val="TOC2"/>
        <w:tabs>
          <w:tab w:val="right" w:leader="dot" w:pos="9752"/>
        </w:tabs>
      </w:pPr>
      <w:hyperlink w:anchor="_Toc15695" w:history="1">
        <w:r w:rsidR="00DE3CC7">
          <w:rPr>
            <w:rFonts w:ascii="Times New Roman" w:eastAsia="微软雅黑" w:hAnsi="Times New Roman"/>
            <w:caps/>
            <w:szCs w:val="24"/>
          </w:rPr>
          <w:t xml:space="preserve">1.2 </w:t>
        </w:r>
        <w:r w:rsidR="00DE3CC7">
          <w:rPr>
            <w:rFonts w:ascii="微软雅黑" w:eastAsia="微软雅黑" w:hAnsi="微软雅黑" w:hint="eastAsia"/>
          </w:rPr>
          <w:t>输入</w:t>
        </w:r>
        <w:r w:rsidR="00DE3CC7">
          <w:rPr>
            <w:rFonts w:ascii="微软雅黑" w:eastAsia="微软雅黑" w:hAnsi="微软雅黑"/>
          </w:rPr>
          <w:t>文档</w:t>
        </w:r>
        <w:r w:rsidR="00DE3CC7">
          <w:rPr>
            <w:rFonts w:ascii="微软雅黑" w:eastAsia="微软雅黑" w:hAnsi="微软雅黑" w:hint="eastAsia"/>
          </w:rPr>
          <w:t xml:space="preserve"> </w:t>
        </w:r>
        <w:r w:rsidR="00DE3CC7">
          <w:rPr>
            <w:rFonts w:ascii="微软雅黑" w:eastAsia="微软雅黑" w:hAnsi="微软雅黑"/>
          </w:rPr>
          <w:t>/ Input Document</w:t>
        </w:r>
        <w:r w:rsidR="00DE3CC7">
          <w:tab/>
        </w:r>
        <w:r w:rsidR="00DE3CC7">
          <w:fldChar w:fldCharType="begin"/>
        </w:r>
        <w:r w:rsidR="00DE3CC7">
          <w:instrText xml:space="preserve"> PAGEREF _Toc15695 \h </w:instrText>
        </w:r>
        <w:r w:rsidR="00DE3CC7">
          <w:fldChar w:fldCharType="separate"/>
        </w:r>
        <w:r w:rsidR="00DE3CC7">
          <w:t>5</w:t>
        </w:r>
        <w:r w:rsidR="00DE3CC7">
          <w:fldChar w:fldCharType="end"/>
        </w:r>
      </w:hyperlink>
    </w:p>
    <w:p w14:paraId="0E162B9F" w14:textId="77777777" w:rsidR="007E1CC1" w:rsidRDefault="00075750">
      <w:pPr>
        <w:pStyle w:val="TOC2"/>
        <w:tabs>
          <w:tab w:val="right" w:leader="dot" w:pos="9752"/>
        </w:tabs>
      </w:pPr>
      <w:hyperlink w:anchor="_Toc27537" w:history="1">
        <w:r w:rsidR="00DE3CC7">
          <w:rPr>
            <w:rFonts w:ascii="Times New Roman" w:eastAsia="微软雅黑" w:hAnsi="Times New Roman"/>
            <w:szCs w:val="24"/>
          </w:rPr>
          <w:t xml:space="preserve">1.3 </w:t>
        </w:r>
        <w:r w:rsidR="00DE3CC7">
          <w:rPr>
            <w:rFonts w:ascii="微软雅黑" w:eastAsia="微软雅黑" w:hAnsi="微软雅黑" w:hint="eastAsia"/>
          </w:rPr>
          <w:t>参考</w:t>
        </w:r>
        <w:r w:rsidR="00DE3CC7">
          <w:rPr>
            <w:rFonts w:ascii="微软雅黑" w:eastAsia="微软雅黑" w:hAnsi="微软雅黑"/>
          </w:rPr>
          <w:t>文档</w:t>
        </w:r>
        <w:r w:rsidR="00DE3CC7">
          <w:rPr>
            <w:rFonts w:ascii="微软雅黑" w:eastAsia="微软雅黑" w:hAnsi="微软雅黑" w:hint="eastAsia"/>
          </w:rPr>
          <w:t xml:space="preserve"> </w:t>
        </w:r>
        <w:r w:rsidR="00DE3CC7">
          <w:rPr>
            <w:rFonts w:ascii="微软雅黑" w:eastAsia="微软雅黑" w:hAnsi="微软雅黑"/>
          </w:rPr>
          <w:t xml:space="preserve">/ </w:t>
        </w:r>
        <w:r w:rsidR="00DE3CC7">
          <w:rPr>
            <w:rFonts w:ascii="微软雅黑" w:eastAsia="微软雅黑" w:hAnsi="微软雅黑" w:hint="eastAsia"/>
          </w:rPr>
          <w:t>Re</w:t>
        </w:r>
        <w:r w:rsidR="00DE3CC7">
          <w:rPr>
            <w:rFonts w:ascii="微软雅黑" w:eastAsia="微软雅黑" w:hAnsi="微软雅黑"/>
          </w:rPr>
          <w:t>ference Document</w:t>
        </w:r>
        <w:r w:rsidR="00DE3CC7">
          <w:tab/>
        </w:r>
        <w:r w:rsidR="00DE3CC7">
          <w:fldChar w:fldCharType="begin"/>
        </w:r>
        <w:r w:rsidR="00DE3CC7">
          <w:instrText xml:space="preserve"> PAGEREF _Toc27537 \h </w:instrText>
        </w:r>
        <w:r w:rsidR="00DE3CC7">
          <w:fldChar w:fldCharType="separate"/>
        </w:r>
        <w:r w:rsidR="00DE3CC7">
          <w:t>5</w:t>
        </w:r>
        <w:r w:rsidR="00DE3CC7">
          <w:fldChar w:fldCharType="end"/>
        </w:r>
      </w:hyperlink>
    </w:p>
    <w:p w14:paraId="039434DA" w14:textId="77777777" w:rsidR="007E1CC1" w:rsidRDefault="00075750">
      <w:pPr>
        <w:pStyle w:val="TOC2"/>
        <w:tabs>
          <w:tab w:val="right" w:leader="dot" w:pos="9752"/>
        </w:tabs>
      </w:pPr>
      <w:hyperlink w:anchor="_Toc8939" w:history="1">
        <w:r w:rsidR="00DE3CC7">
          <w:rPr>
            <w:rFonts w:ascii="Times New Roman" w:eastAsia="微软雅黑" w:hAnsi="Times New Roman"/>
            <w:szCs w:val="24"/>
          </w:rPr>
          <w:t xml:space="preserve">1.4 </w:t>
        </w:r>
        <w:r w:rsidR="00DE3CC7">
          <w:rPr>
            <w:rFonts w:ascii="微软雅黑" w:eastAsia="微软雅黑" w:hAnsi="微软雅黑" w:hint="eastAsia"/>
          </w:rPr>
          <w:t>术语和缩略</w:t>
        </w:r>
        <w:r w:rsidR="00DE3CC7">
          <w:rPr>
            <w:rFonts w:ascii="微软雅黑" w:eastAsia="微软雅黑" w:hAnsi="微软雅黑"/>
          </w:rPr>
          <w:t>语</w:t>
        </w:r>
        <w:r w:rsidR="00DE3CC7">
          <w:rPr>
            <w:rFonts w:ascii="微软雅黑" w:eastAsia="微软雅黑" w:hAnsi="微软雅黑" w:hint="eastAsia"/>
          </w:rPr>
          <w:t xml:space="preserve"> / Terms and </w:t>
        </w:r>
        <w:r w:rsidR="00DE3CC7">
          <w:rPr>
            <w:rFonts w:ascii="微软雅黑" w:eastAsia="微软雅黑" w:hAnsi="微软雅黑"/>
          </w:rPr>
          <w:t>Abbreviation</w:t>
        </w:r>
        <w:r w:rsidR="00DE3CC7">
          <w:tab/>
        </w:r>
        <w:r w:rsidR="00DE3CC7">
          <w:fldChar w:fldCharType="begin"/>
        </w:r>
        <w:r w:rsidR="00DE3CC7">
          <w:instrText xml:space="preserve"> PAGEREF _Toc8939 \h </w:instrText>
        </w:r>
        <w:r w:rsidR="00DE3CC7">
          <w:fldChar w:fldCharType="separate"/>
        </w:r>
        <w:r w:rsidR="00DE3CC7">
          <w:t>5</w:t>
        </w:r>
        <w:r w:rsidR="00DE3CC7">
          <w:fldChar w:fldCharType="end"/>
        </w:r>
      </w:hyperlink>
    </w:p>
    <w:p w14:paraId="67BC4A9D" w14:textId="77777777" w:rsidR="007E1CC1" w:rsidRDefault="00075750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7275" w:history="1">
        <w:r w:rsidR="00DE3CC7">
          <w:t xml:space="preserve">2 </w:t>
        </w:r>
        <w:r w:rsidR="00DE3CC7">
          <w:rPr>
            <w:rFonts w:hint="eastAsia"/>
          </w:rPr>
          <w:t>配置管理</w:t>
        </w:r>
        <w:r w:rsidR="00DE3CC7">
          <w:t>目标</w:t>
        </w:r>
        <w:r w:rsidR="00DE3CC7">
          <w:t xml:space="preserve"> / </w:t>
        </w:r>
        <w:r w:rsidR="00DE3CC7">
          <w:rPr>
            <w:rFonts w:hint="eastAsia"/>
          </w:rPr>
          <w:t>Confi</w:t>
        </w:r>
        <w:r w:rsidR="00DE3CC7">
          <w:t>guration Management Objectives</w:t>
        </w:r>
        <w:r w:rsidR="00DE3CC7">
          <w:tab/>
        </w:r>
        <w:r w:rsidR="00DE3CC7">
          <w:fldChar w:fldCharType="begin"/>
        </w:r>
        <w:r w:rsidR="00DE3CC7">
          <w:instrText xml:space="preserve"> PAGEREF _Toc7275 \h </w:instrText>
        </w:r>
        <w:r w:rsidR="00DE3CC7">
          <w:fldChar w:fldCharType="separate"/>
        </w:r>
        <w:r w:rsidR="00DE3CC7">
          <w:t>6</w:t>
        </w:r>
        <w:r w:rsidR="00DE3CC7">
          <w:fldChar w:fldCharType="end"/>
        </w:r>
      </w:hyperlink>
    </w:p>
    <w:p w14:paraId="3D874473" w14:textId="77777777" w:rsidR="007E1CC1" w:rsidRDefault="00075750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24435" w:history="1">
        <w:r w:rsidR="00DE3CC7">
          <w:t xml:space="preserve">3 </w:t>
        </w:r>
        <w:r w:rsidR="00DE3CC7">
          <w:rPr>
            <w:rFonts w:hint="eastAsia"/>
          </w:rPr>
          <w:t>角色和职责</w:t>
        </w:r>
        <w:r w:rsidR="00DE3CC7">
          <w:t xml:space="preserve"> / </w:t>
        </w:r>
        <w:r w:rsidR="00DE3CC7">
          <w:rPr>
            <w:rFonts w:hint="eastAsia"/>
          </w:rPr>
          <w:t>Roles and Responsibilities</w:t>
        </w:r>
        <w:r w:rsidR="00DE3CC7">
          <w:tab/>
        </w:r>
        <w:r w:rsidR="00DE3CC7">
          <w:fldChar w:fldCharType="begin"/>
        </w:r>
        <w:r w:rsidR="00DE3CC7">
          <w:instrText xml:space="preserve"> PAGEREF _Toc24435 \h </w:instrText>
        </w:r>
        <w:r w:rsidR="00DE3CC7">
          <w:fldChar w:fldCharType="separate"/>
        </w:r>
        <w:r w:rsidR="00DE3CC7">
          <w:t>7</w:t>
        </w:r>
        <w:r w:rsidR="00DE3CC7">
          <w:fldChar w:fldCharType="end"/>
        </w:r>
      </w:hyperlink>
    </w:p>
    <w:p w14:paraId="0959BA56" w14:textId="77777777" w:rsidR="007E1CC1" w:rsidRDefault="00075750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7479" w:history="1">
        <w:r w:rsidR="00DE3CC7">
          <w:t xml:space="preserve">4 </w:t>
        </w:r>
        <w:r w:rsidR="00DE3CC7">
          <w:rPr>
            <w:rFonts w:hint="eastAsia"/>
          </w:rPr>
          <w:t>项目配置库</w:t>
        </w:r>
        <w:r w:rsidR="00DE3CC7">
          <w:rPr>
            <w:rFonts w:hint="eastAsia"/>
          </w:rPr>
          <w:t xml:space="preserve"> /</w:t>
        </w:r>
        <w:r w:rsidR="00DE3CC7">
          <w:t xml:space="preserve"> </w:t>
        </w:r>
        <w:r w:rsidR="00DE3CC7">
          <w:rPr>
            <w:rFonts w:hint="eastAsia"/>
          </w:rPr>
          <w:t>Pro</w:t>
        </w:r>
        <w:r w:rsidR="00DE3CC7">
          <w:t>ject CM Library</w:t>
        </w:r>
        <w:r w:rsidR="00DE3CC7">
          <w:tab/>
        </w:r>
        <w:r w:rsidR="00DE3CC7">
          <w:fldChar w:fldCharType="begin"/>
        </w:r>
        <w:r w:rsidR="00DE3CC7">
          <w:instrText xml:space="preserve"> PAGEREF _Toc7479 \h </w:instrText>
        </w:r>
        <w:r w:rsidR="00DE3CC7">
          <w:fldChar w:fldCharType="separate"/>
        </w:r>
        <w:r w:rsidR="00DE3CC7">
          <w:t>8</w:t>
        </w:r>
        <w:r w:rsidR="00DE3CC7">
          <w:fldChar w:fldCharType="end"/>
        </w:r>
      </w:hyperlink>
    </w:p>
    <w:p w14:paraId="524E1E74" w14:textId="77777777" w:rsidR="007E1CC1" w:rsidRDefault="00075750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20229" w:history="1">
        <w:r w:rsidR="00DE3CC7">
          <w:t xml:space="preserve">5 </w:t>
        </w:r>
        <w:r w:rsidR="00DE3CC7">
          <w:rPr>
            <w:rFonts w:hint="eastAsia"/>
          </w:rPr>
          <w:t>配置项管理</w:t>
        </w:r>
        <w:r w:rsidR="00DE3CC7">
          <w:rPr>
            <w:rFonts w:hint="eastAsia"/>
          </w:rPr>
          <w:t xml:space="preserve"> /</w:t>
        </w:r>
        <w:r w:rsidR="00DE3CC7">
          <w:t xml:space="preserve"> </w:t>
        </w:r>
        <w:r w:rsidR="00DE3CC7">
          <w:rPr>
            <w:rFonts w:hint="eastAsia"/>
          </w:rPr>
          <w:t>C</w:t>
        </w:r>
        <w:r w:rsidR="00DE3CC7">
          <w:t>onfiguration Items Management</w:t>
        </w:r>
        <w:r w:rsidR="00DE3CC7">
          <w:tab/>
        </w:r>
        <w:r w:rsidR="00DE3CC7">
          <w:fldChar w:fldCharType="begin"/>
        </w:r>
        <w:r w:rsidR="00DE3CC7">
          <w:instrText xml:space="preserve"> PAGEREF _Toc20229 \h </w:instrText>
        </w:r>
        <w:r w:rsidR="00DE3CC7">
          <w:fldChar w:fldCharType="separate"/>
        </w:r>
        <w:r w:rsidR="00DE3CC7">
          <w:t>9</w:t>
        </w:r>
        <w:r w:rsidR="00DE3CC7">
          <w:fldChar w:fldCharType="end"/>
        </w:r>
      </w:hyperlink>
    </w:p>
    <w:p w14:paraId="19F31E3C" w14:textId="77777777" w:rsidR="007E1CC1" w:rsidRDefault="00075750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4650" w:history="1">
        <w:r w:rsidR="00DE3CC7">
          <w:t xml:space="preserve">6 </w:t>
        </w:r>
        <w:r w:rsidR="00DE3CC7">
          <w:rPr>
            <w:rFonts w:hint="eastAsia"/>
          </w:rPr>
          <w:t>基线管理</w:t>
        </w:r>
        <w:r w:rsidR="00DE3CC7">
          <w:rPr>
            <w:rFonts w:hint="eastAsia"/>
          </w:rPr>
          <w:t xml:space="preserve"> /</w:t>
        </w:r>
        <w:r w:rsidR="00DE3CC7">
          <w:t xml:space="preserve"> </w:t>
        </w:r>
        <w:r w:rsidR="00DE3CC7">
          <w:rPr>
            <w:rFonts w:hint="eastAsia"/>
          </w:rPr>
          <w:t>Ba</w:t>
        </w:r>
        <w:r w:rsidR="00DE3CC7">
          <w:t>seline Management</w:t>
        </w:r>
        <w:r w:rsidR="00DE3CC7">
          <w:tab/>
        </w:r>
        <w:r w:rsidR="00DE3CC7">
          <w:fldChar w:fldCharType="begin"/>
        </w:r>
        <w:r w:rsidR="00DE3CC7">
          <w:instrText xml:space="preserve"> PAGEREF _Toc14650 \h </w:instrText>
        </w:r>
        <w:r w:rsidR="00DE3CC7">
          <w:fldChar w:fldCharType="separate"/>
        </w:r>
        <w:r w:rsidR="00DE3CC7">
          <w:t>10</w:t>
        </w:r>
        <w:r w:rsidR="00DE3CC7">
          <w:fldChar w:fldCharType="end"/>
        </w:r>
      </w:hyperlink>
    </w:p>
    <w:p w14:paraId="1EDBB253" w14:textId="77777777" w:rsidR="007E1CC1" w:rsidRDefault="00075750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30961" w:history="1">
        <w:r w:rsidR="00DE3CC7">
          <w:t xml:space="preserve">7 </w:t>
        </w:r>
        <w:r w:rsidR="00DE3CC7">
          <w:rPr>
            <w:rFonts w:hint="eastAsia"/>
          </w:rPr>
          <w:t>分支管理</w:t>
        </w:r>
        <w:r w:rsidR="00DE3CC7">
          <w:rPr>
            <w:rFonts w:hint="eastAsia"/>
          </w:rPr>
          <w:t xml:space="preserve"> /</w:t>
        </w:r>
        <w:r w:rsidR="00DE3CC7">
          <w:t xml:space="preserve"> </w:t>
        </w:r>
        <w:r w:rsidR="00DE3CC7">
          <w:rPr>
            <w:rFonts w:hint="eastAsia"/>
          </w:rPr>
          <w:t>B</w:t>
        </w:r>
        <w:r w:rsidR="00DE3CC7">
          <w:t>ranch Management</w:t>
        </w:r>
        <w:r w:rsidR="00DE3CC7">
          <w:tab/>
        </w:r>
        <w:r w:rsidR="00DE3CC7">
          <w:fldChar w:fldCharType="begin"/>
        </w:r>
        <w:r w:rsidR="00DE3CC7">
          <w:instrText xml:space="preserve"> PAGEREF _Toc30961 \h </w:instrText>
        </w:r>
        <w:r w:rsidR="00DE3CC7">
          <w:fldChar w:fldCharType="separate"/>
        </w:r>
        <w:r w:rsidR="00DE3CC7">
          <w:t>11</w:t>
        </w:r>
        <w:r w:rsidR="00DE3CC7">
          <w:fldChar w:fldCharType="end"/>
        </w:r>
      </w:hyperlink>
    </w:p>
    <w:p w14:paraId="6D54DB6A" w14:textId="77777777" w:rsidR="007E1CC1" w:rsidRDefault="00075750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847" w:history="1">
        <w:r w:rsidR="00DE3CC7">
          <w:t xml:space="preserve">8 </w:t>
        </w:r>
        <w:r w:rsidR="00DE3CC7">
          <w:rPr>
            <w:rFonts w:hint="eastAsia"/>
          </w:rPr>
          <w:t>配置管理信息的发布</w:t>
        </w:r>
        <w:r w:rsidR="00DE3CC7">
          <w:rPr>
            <w:rFonts w:hint="eastAsia"/>
          </w:rPr>
          <w:t xml:space="preserve"> /</w:t>
        </w:r>
        <w:r w:rsidR="00DE3CC7">
          <w:t xml:space="preserve"> </w:t>
        </w:r>
        <w:r w:rsidR="00DE3CC7">
          <w:rPr>
            <w:rFonts w:hint="eastAsia"/>
          </w:rPr>
          <w:t>C</w:t>
        </w:r>
        <w:r w:rsidR="00DE3CC7">
          <w:t>onfiguration Management Information Notification</w:t>
        </w:r>
        <w:r w:rsidR="00DE3CC7">
          <w:tab/>
        </w:r>
        <w:r w:rsidR="00DE3CC7">
          <w:fldChar w:fldCharType="begin"/>
        </w:r>
        <w:r w:rsidR="00DE3CC7">
          <w:instrText xml:space="preserve"> PAGEREF _Toc1847 \h </w:instrText>
        </w:r>
        <w:r w:rsidR="00DE3CC7">
          <w:fldChar w:fldCharType="separate"/>
        </w:r>
        <w:r w:rsidR="00DE3CC7">
          <w:t>12</w:t>
        </w:r>
        <w:r w:rsidR="00DE3CC7">
          <w:fldChar w:fldCharType="end"/>
        </w:r>
      </w:hyperlink>
    </w:p>
    <w:p w14:paraId="6B72535D" w14:textId="77777777" w:rsidR="007E1CC1" w:rsidRDefault="00075750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23255" w:history="1">
        <w:r w:rsidR="00DE3CC7">
          <w:t xml:space="preserve">9 </w:t>
        </w:r>
        <w:r w:rsidR="00DE3CC7">
          <w:rPr>
            <w:rFonts w:hint="eastAsia"/>
          </w:rPr>
          <w:t>配置审计</w:t>
        </w:r>
        <w:r w:rsidR="00DE3CC7">
          <w:rPr>
            <w:rFonts w:hint="eastAsia"/>
          </w:rPr>
          <w:t xml:space="preserve"> /</w:t>
        </w:r>
        <w:r w:rsidR="00DE3CC7">
          <w:t xml:space="preserve"> </w:t>
        </w:r>
        <w:r w:rsidR="00DE3CC7">
          <w:rPr>
            <w:rFonts w:hint="eastAsia"/>
          </w:rPr>
          <w:t>C</w:t>
        </w:r>
        <w:r w:rsidR="00DE3CC7">
          <w:t xml:space="preserve">onfiguration Management </w:t>
        </w:r>
        <w:r w:rsidR="00DE3CC7">
          <w:rPr>
            <w:rFonts w:hint="eastAsia"/>
          </w:rPr>
          <w:t>A</w:t>
        </w:r>
        <w:r w:rsidR="00DE3CC7">
          <w:t>udit</w:t>
        </w:r>
        <w:r w:rsidR="00DE3CC7">
          <w:tab/>
        </w:r>
        <w:r w:rsidR="00DE3CC7">
          <w:fldChar w:fldCharType="begin"/>
        </w:r>
        <w:r w:rsidR="00DE3CC7">
          <w:instrText xml:space="preserve"> PAGEREF _Toc23255 \h </w:instrText>
        </w:r>
        <w:r w:rsidR="00DE3CC7">
          <w:fldChar w:fldCharType="separate"/>
        </w:r>
        <w:r w:rsidR="00DE3CC7">
          <w:t>13</w:t>
        </w:r>
        <w:r w:rsidR="00DE3CC7">
          <w:fldChar w:fldCharType="end"/>
        </w:r>
      </w:hyperlink>
    </w:p>
    <w:p w14:paraId="1BF4F952" w14:textId="77777777" w:rsidR="007E1CC1" w:rsidRDefault="00075750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28816" w:history="1">
        <w:r w:rsidR="00DE3CC7">
          <w:t xml:space="preserve">10 </w:t>
        </w:r>
        <w:r w:rsidR="00DE3CC7">
          <w:rPr>
            <w:rFonts w:hint="eastAsia"/>
          </w:rPr>
          <w:t>备份策略</w:t>
        </w:r>
        <w:r w:rsidR="00DE3CC7">
          <w:rPr>
            <w:rFonts w:hint="eastAsia"/>
          </w:rPr>
          <w:t xml:space="preserve"> /</w:t>
        </w:r>
        <w:r w:rsidR="00DE3CC7">
          <w:t xml:space="preserve"> </w:t>
        </w:r>
        <w:r w:rsidR="00DE3CC7">
          <w:rPr>
            <w:rFonts w:hint="eastAsia"/>
          </w:rPr>
          <w:t>Bac</w:t>
        </w:r>
        <w:r w:rsidR="00DE3CC7">
          <w:t>kup Strategy</w:t>
        </w:r>
        <w:r w:rsidR="00DE3CC7">
          <w:tab/>
        </w:r>
        <w:r w:rsidR="00DE3CC7">
          <w:fldChar w:fldCharType="begin"/>
        </w:r>
        <w:r w:rsidR="00DE3CC7">
          <w:instrText xml:space="preserve"> PAGEREF _Toc28816 \h </w:instrText>
        </w:r>
        <w:r w:rsidR="00DE3CC7">
          <w:fldChar w:fldCharType="separate"/>
        </w:r>
        <w:r w:rsidR="00DE3CC7">
          <w:t>14</w:t>
        </w:r>
        <w:r w:rsidR="00DE3CC7">
          <w:fldChar w:fldCharType="end"/>
        </w:r>
      </w:hyperlink>
    </w:p>
    <w:p w14:paraId="200D6CDF" w14:textId="77777777" w:rsidR="007E1CC1" w:rsidRDefault="00075750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6599" w:history="1">
        <w:r w:rsidR="00DE3CC7">
          <w:t xml:space="preserve">11 </w:t>
        </w:r>
        <w:r w:rsidR="00DE3CC7">
          <w:rPr>
            <w:rFonts w:hint="eastAsia"/>
          </w:rPr>
          <w:t>命名与版本规则</w:t>
        </w:r>
        <w:r w:rsidR="00DE3CC7">
          <w:rPr>
            <w:rFonts w:hint="eastAsia"/>
          </w:rPr>
          <w:t xml:space="preserve"> /</w:t>
        </w:r>
        <w:r w:rsidR="00DE3CC7">
          <w:t xml:space="preserve"> </w:t>
        </w:r>
        <w:r w:rsidR="00DE3CC7">
          <w:rPr>
            <w:rFonts w:hint="eastAsia"/>
          </w:rPr>
          <w:t>Naming</w:t>
        </w:r>
        <w:r w:rsidR="00DE3CC7">
          <w:t xml:space="preserve"> </w:t>
        </w:r>
        <w:r w:rsidR="00DE3CC7">
          <w:rPr>
            <w:rFonts w:hint="eastAsia"/>
          </w:rPr>
          <w:t>and version rules</w:t>
        </w:r>
        <w:r w:rsidR="00DE3CC7">
          <w:tab/>
        </w:r>
        <w:r w:rsidR="00DE3CC7">
          <w:fldChar w:fldCharType="begin"/>
        </w:r>
        <w:r w:rsidR="00DE3CC7">
          <w:instrText xml:space="preserve"> PAGEREF _Toc6599 \h </w:instrText>
        </w:r>
        <w:r w:rsidR="00DE3CC7">
          <w:fldChar w:fldCharType="separate"/>
        </w:r>
        <w:r w:rsidR="00DE3CC7">
          <w:t>15</w:t>
        </w:r>
        <w:r w:rsidR="00DE3CC7">
          <w:fldChar w:fldCharType="end"/>
        </w:r>
      </w:hyperlink>
    </w:p>
    <w:p w14:paraId="3E1675B0" w14:textId="77777777" w:rsidR="007E1CC1" w:rsidRDefault="00075750">
      <w:pPr>
        <w:pStyle w:val="TOC2"/>
        <w:tabs>
          <w:tab w:val="right" w:leader="dot" w:pos="9752"/>
        </w:tabs>
      </w:pPr>
      <w:hyperlink w:anchor="_Toc19046" w:history="1">
        <w:r w:rsidR="00DE3CC7">
          <w:rPr>
            <w:rFonts w:ascii="Times New Roman" w:hAnsi="Times New Roman"/>
            <w:szCs w:val="24"/>
          </w:rPr>
          <w:t xml:space="preserve">11.1 </w:t>
        </w:r>
        <w:r w:rsidR="00DE3CC7">
          <w:rPr>
            <w:rFonts w:hint="eastAsia"/>
          </w:rPr>
          <w:t>配置项</w:t>
        </w:r>
        <w:r w:rsidR="00DE3CC7">
          <w:rPr>
            <w:rFonts w:hint="eastAsia"/>
          </w:rPr>
          <w:t xml:space="preserve"> /</w:t>
        </w:r>
        <w:r w:rsidR="00DE3CC7">
          <w:t xml:space="preserve"> </w:t>
        </w:r>
        <w:r w:rsidR="00DE3CC7">
          <w:rPr>
            <w:rFonts w:hint="eastAsia"/>
          </w:rPr>
          <w:t>Con</w:t>
        </w:r>
        <w:r w:rsidR="00DE3CC7">
          <w:t>figuration Items</w:t>
        </w:r>
        <w:r w:rsidR="00DE3CC7">
          <w:tab/>
        </w:r>
        <w:r w:rsidR="00DE3CC7">
          <w:fldChar w:fldCharType="begin"/>
        </w:r>
        <w:r w:rsidR="00DE3CC7">
          <w:instrText xml:space="preserve"> PAGEREF _Toc19046 \h </w:instrText>
        </w:r>
        <w:r w:rsidR="00DE3CC7">
          <w:fldChar w:fldCharType="separate"/>
        </w:r>
        <w:r w:rsidR="00DE3CC7">
          <w:t>15</w:t>
        </w:r>
        <w:r w:rsidR="00DE3CC7">
          <w:fldChar w:fldCharType="end"/>
        </w:r>
      </w:hyperlink>
    </w:p>
    <w:p w14:paraId="7EADB022" w14:textId="77777777" w:rsidR="007E1CC1" w:rsidRDefault="00075750">
      <w:pPr>
        <w:pStyle w:val="TOC2"/>
        <w:tabs>
          <w:tab w:val="right" w:leader="dot" w:pos="9752"/>
        </w:tabs>
      </w:pPr>
      <w:hyperlink w:anchor="_Toc12655" w:history="1">
        <w:r w:rsidR="00DE3CC7">
          <w:rPr>
            <w:rFonts w:ascii="Times New Roman" w:hAnsi="Times New Roman"/>
            <w:szCs w:val="24"/>
          </w:rPr>
          <w:t xml:space="preserve">11.2 </w:t>
        </w:r>
        <w:r w:rsidR="00DE3CC7">
          <w:rPr>
            <w:rFonts w:hint="eastAsia"/>
          </w:rPr>
          <w:t>基线</w:t>
        </w:r>
        <w:r w:rsidR="00DE3CC7">
          <w:rPr>
            <w:rFonts w:hint="eastAsia"/>
          </w:rPr>
          <w:t xml:space="preserve"> /</w:t>
        </w:r>
        <w:r w:rsidR="00DE3CC7">
          <w:t xml:space="preserve"> </w:t>
        </w:r>
        <w:r w:rsidR="00DE3CC7">
          <w:rPr>
            <w:rFonts w:hint="eastAsia"/>
          </w:rPr>
          <w:t>Ba</w:t>
        </w:r>
        <w:r w:rsidR="00DE3CC7">
          <w:t>seline</w:t>
        </w:r>
        <w:r w:rsidR="00DE3CC7">
          <w:tab/>
        </w:r>
        <w:r w:rsidR="00DE3CC7">
          <w:fldChar w:fldCharType="begin"/>
        </w:r>
        <w:r w:rsidR="00DE3CC7">
          <w:instrText xml:space="preserve"> PAGEREF _Toc12655 \h </w:instrText>
        </w:r>
        <w:r w:rsidR="00DE3CC7">
          <w:fldChar w:fldCharType="separate"/>
        </w:r>
        <w:r w:rsidR="00DE3CC7">
          <w:t>15</w:t>
        </w:r>
        <w:r w:rsidR="00DE3CC7">
          <w:fldChar w:fldCharType="end"/>
        </w:r>
      </w:hyperlink>
    </w:p>
    <w:p w14:paraId="684B0854" w14:textId="77777777" w:rsidR="007E1CC1" w:rsidRDefault="00075750">
      <w:pPr>
        <w:pStyle w:val="TOC2"/>
        <w:tabs>
          <w:tab w:val="right" w:leader="dot" w:pos="9752"/>
        </w:tabs>
      </w:pPr>
      <w:hyperlink w:anchor="_Toc22677" w:history="1">
        <w:r w:rsidR="00DE3CC7">
          <w:rPr>
            <w:rFonts w:ascii="Times New Roman" w:hAnsi="Times New Roman"/>
            <w:szCs w:val="24"/>
          </w:rPr>
          <w:t xml:space="preserve">11.3 </w:t>
        </w:r>
        <w:r w:rsidR="00DE3CC7">
          <w:rPr>
            <w:rFonts w:hint="eastAsia"/>
          </w:rPr>
          <w:t>软件产品</w:t>
        </w:r>
        <w:r w:rsidR="00DE3CC7">
          <w:rPr>
            <w:rFonts w:hint="eastAsia"/>
          </w:rPr>
          <w:t xml:space="preserve"> /</w:t>
        </w:r>
        <w:r w:rsidR="00DE3CC7">
          <w:t xml:space="preserve"> </w:t>
        </w:r>
        <w:r w:rsidR="00DE3CC7">
          <w:rPr>
            <w:rFonts w:hint="eastAsia"/>
          </w:rPr>
          <w:t>Soft</w:t>
        </w:r>
        <w:r w:rsidR="00DE3CC7">
          <w:t>ware Release</w:t>
        </w:r>
        <w:r w:rsidR="00DE3CC7">
          <w:tab/>
        </w:r>
        <w:r w:rsidR="00DE3CC7">
          <w:fldChar w:fldCharType="begin"/>
        </w:r>
        <w:r w:rsidR="00DE3CC7">
          <w:instrText xml:space="preserve"> PAGEREF _Toc22677 \h </w:instrText>
        </w:r>
        <w:r w:rsidR="00DE3CC7">
          <w:fldChar w:fldCharType="separate"/>
        </w:r>
        <w:r w:rsidR="00DE3CC7">
          <w:t>15</w:t>
        </w:r>
        <w:r w:rsidR="00DE3CC7">
          <w:fldChar w:fldCharType="end"/>
        </w:r>
      </w:hyperlink>
    </w:p>
    <w:p w14:paraId="218B61A6" w14:textId="77777777" w:rsidR="007E1CC1" w:rsidRDefault="00DE3CC7">
      <w:pPr>
        <w:pStyle w:val="TOC2"/>
        <w:tabs>
          <w:tab w:val="left" w:pos="840"/>
          <w:tab w:val="right" w:leader="dot" w:pos="9742"/>
        </w:tabs>
      </w:pPr>
      <w:r>
        <w:fldChar w:fldCharType="end"/>
      </w:r>
    </w:p>
    <w:p w14:paraId="7B2DDCB1" w14:textId="77777777" w:rsidR="007E1CC1" w:rsidRDefault="007E1CC1"/>
    <w:p w14:paraId="297865C4" w14:textId="77777777" w:rsidR="007E1CC1" w:rsidRDefault="007E1CC1"/>
    <w:p w14:paraId="0AE4E699" w14:textId="77777777" w:rsidR="007E1CC1" w:rsidRDefault="00DE3CC7">
      <w:pPr>
        <w:rPr>
          <w:sz w:val="24"/>
          <w:szCs w:val="24"/>
        </w:rPr>
      </w:pPr>
      <w:r>
        <w:lastRenderedPageBreak/>
        <w:br w:type="page"/>
      </w:r>
    </w:p>
    <w:p w14:paraId="0A6F3F9F" w14:textId="77777777" w:rsidR="007E1CC1" w:rsidRDefault="00DE3CC7">
      <w:pPr>
        <w:pStyle w:val="1"/>
      </w:pPr>
      <w:bookmarkStart w:id="10" w:name="_Toc512252621"/>
      <w:bookmarkStart w:id="11" w:name="_Toc3783"/>
      <w:bookmarkStart w:id="12" w:name="_Toc512244351"/>
      <w:r>
        <w:rPr>
          <w:rFonts w:hint="eastAsia"/>
        </w:rPr>
        <w:lastRenderedPageBreak/>
        <w:t>概要</w:t>
      </w:r>
      <w:r>
        <w:t>说明</w:t>
      </w:r>
      <w:r>
        <w:rPr>
          <w:rFonts w:hint="eastAsia"/>
        </w:rPr>
        <w:t xml:space="preserve"> </w:t>
      </w:r>
      <w:r>
        <w:t xml:space="preserve">/ General </w:t>
      </w:r>
      <w:bookmarkEnd w:id="10"/>
      <w:r>
        <w:t>Information</w:t>
      </w:r>
      <w:bookmarkEnd w:id="11"/>
    </w:p>
    <w:p w14:paraId="68E8678A" w14:textId="77777777" w:rsidR="007E1CC1" w:rsidRDefault="00DE3CC7">
      <w:pPr>
        <w:pStyle w:val="2"/>
        <w:keepNext/>
        <w:keepLines/>
        <w:widowControl/>
        <w:tabs>
          <w:tab w:val="left" w:pos="1002"/>
        </w:tabs>
        <w:spacing w:before="180" w:afterLines="0" w:after="120"/>
        <w:ind w:leftChars="118" w:left="248"/>
        <w:rPr>
          <w:rFonts w:ascii="微软雅黑" w:eastAsia="微软雅黑" w:hAnsi="微软雅黑"/>
          <w:caps/>
        </w:rPr>
      </w:pPr>
      <w:bookmarkStart w:id="13" w:name="_Toc512252622"/>
      <w:bookmarkStart w:id="14" w:name="_Toc4892"/>
      <w:r>
        <w:rPr>
          <w:rFonts w:ascii="微软雅黑" w:eastAsia="微软雅黑" w:hAnsi="微软雅黑" w:hint="eastAsia"/>
        </w:rPr>
        <w:t>文档</w:t>
      </w:r>
      <w:r>
        <w:rPr>
          <w:rFonts w:ascii="微软雅黑" w:eastAsia="微软雅黑" w:hAnsi="微软雅黑"/>
        </w:rPr>
        <w:t>目的</w:t>
      </w:r>
      <w:r>
        <w:rPr>
          <w:rFonts w:ascii="微软雅黑" w:eastAsia="微软雅黑" w:hAnsi="微软雅黑" w:hint="eastAsia"/>
        </w:rPr>
        <w:t xml:space="preserve"> /</w:t>
      </w:r>
      <w:r>
        <w:rPr>
          <w:rFonts w:ascii="微软雅黑" w:eastAsia="微软雅黑" w:hAnsi="微软雅黑"/>
        </w:rPr>
        <w:t xml:space="preserve"> Document Purpose</w:t>
      </w:r>
      <w:bookmarkEnd w:id="13"/>
      <w:bookmarkEnd w:id="14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7E1CC1" w14:paraId="6B42AF7D" w14:textId="77777777">
        <w:tc>
          <w:tcPr>
            <w:tcW w:w="9576" w:type="dxa"/>
            <w:shd w:val="clear" w:color="auto" w:fill="FFF2CC"/>
          </w:tcPr>
          <w:p w14:paraId="3D5B1BB4" w14:textId="77777777" w:rsidR="007E1CC1" w:rsidRDefault="00DE3CC7">
            <w:pPr>
              <w:pStyle w:val="a6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Theme="minorHAnsi" w:eastAsia="微软雅黑" w:hAnsiTheme="minorHAnsi"/>
                <w:color w:val="0000FF"/>
                <w:sz w:val="16"/>
                <w:szCs w:val="16"/>
                <w:lang w:eastAsia="zh-CN"/>
              </w:rPr>
              <w:t>例：本文档定义项目配置管理活动的策略和计划，用于指导项目配置管理活动的有效实施，进而建立和维护项目工作产品的完整性</w:t>
            </w:r>
          </w:p>
        </w:tc>
      </w:tr>
    </w:tbl>
    <w:p w14:paraId="78534C36" w14:textId="77777777" w:rsidR="007E1CC1" w:rsidRDefault="007E1CC1">
      <w:pPr>
        <w:ind w:leftChars="59" w:left="124"/>
      </w:pPr>
    </w:p>
    <w:p w14:paraId="2E9FB2EC" w14:textId="77777777" w:rsidR="007E1CC1" w:rsidRDefault="00DE3CC7">
      <w:pPr>
        <w:pStyle w:val="2"/>
        <w:keepNext/>
        <w:keepLines/>
        <w:widowControl/>
        <w:tabs>
          <w:tab w:val="left" w:pos="860"/>
        </w:tabs>
        <w:spacing w:before="180" w:afterLines="0" w:after="120"/>
        <w:ind w:leftChars="118" w:left="248"/>
        <w:rPr>
          <w:rFonts w:ascii="微软雅黑" w:eastAsia="微软雅黑" w:hAnsi="微软雅黑"/>
          <w:caps/>
        </w:rPr>
      </w:pPr>
      <w:bookmarkStart w:id="15" w:name="_Toc15695"/>
      <w:bookmarkStart w:id="16" w:name="_Toc512252623"/>
      <w:r>
        <w:rPr>
          <w:rFonts w:ascii="微软雅黑" w:eastAsia="微软雅黑" w:hAnsi="微软雅黑" w:hint="eastAsia"/>
        </w:rPr>
        <w:t>输入</w:t>
      </w:r>
      <w:r>
        <w:rPr>
          <w:rFonts w:ascii="微软雅黑" w:eastAsia="微软雅黑" w:hAnsi="微软雅黑"/>
        </w:rPr>
        <w:t>文档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>/ Input Document</w:t>
      </w:r>
      <w:bookmarkEnd w:id="15"/>
      <w:bookmarkEnd w:id="16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7E1CC1" w14:paraId="3F1FCF41" w14:textId="77777777">
        <w:tc>
          <w:tcPr>
            <w:tcW w:w="1242" w:type="dxa"/>
            <w:shd w:val="clear" w:color="auto" w:fill="F2F2F2" w:themeFill="background1" w:themeFillShade="F2"/>
          </w:tcPr>
          <w:p w14:paraId="3F9FD297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715EAFF0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58907628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3911D2FE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BD83AC7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3153E2B3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7A2CB0FC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1F8EAA16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7E1CC1" w14:paraId="20E647E3" w14:textId="77777777">
        <w:tc>
          <w:tcPr>
            <w:tcW w:w="1242" w:type="dxa"/>
            <w:shd w:val="clear" w:color="auto" w:fill="auto"/>
          </w:tcPr>
          <w:p w14:paraId="425ED278" w14:textId="736F32FC" w:rsidR="007E1CC1" w:rsidRDefault="007E1CC1">
            <w:pPr>
              <w:rPr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4ABD27F9" w14:textId="226E102C" w:rsidR="00F65971" w:rsidRDefault="00F65971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5B36840" w14:textId="77777777" w:rsidR="007E1CC1" w:rsidRDefault="007E1CC1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5EB3558F" w14:textId="77777777" w:rsidR="007E1CC1" w:rsidRDefault="007E1CC1">
            <w:pPr>
              <w:rPr>
                <w:szCs w:val="21"/>
              </w:rPr>
            </w:pPr>
          </w:p>
        </w:tc>
      </w:tr>
      <w:tr w:rsidR="00F65971" w14:paraId="2E9C1A7B" w14:textId="77777777">
        <w:tc>
          <w:tcPr>
            <w:tcW w:w="1242" w:type="dxa"/>
            <w:shd w:val="clear" w:color="auto" w:fill="auto"/>
          </w:tcPr>
          <w:p w14:paraId="65AFB01C" w14:textId="77777777" w:rsidR="00F65971" w:rsidRDefault="00F65971">
            <w:pPr>
              <w:rPr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200417A9" w14:textId="0C03E6EF" w:rsidR="00F65971" w:rsidRDefault="00F65971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80C810A" w14:textId="77777777" w:rsidR="00F65971" w:rsidRDefault="00F65971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72BF43E2" w14:textId="77777777" w:rsidR="00F65971" w:rsidRDefault="00F65971">
            <w:pPr>
              <w:rPr>
                <w:szCs w:val="21"/>
              </w:rPr>
            </w:pPr>
          </w:p>
        </w:tc>
      </w:tr>
      <w:tr w:rsidR="00F65971" w14:paraId="583D9FFA" w14:textId="77777777">
        <w:tc>
          <w:tcPr>
            <w:tcW w:w="1242" w:type="dxa"/>
            <w:shd w:val="clear" w:color="auto" w:fill="auto"/>
          </w:tcPr>
          <w:p w14:paraId="1CD73BF5" w14:textId="77777777" w:rsidR="00F65971" w:rsidRDefault="00F65971">
            <w:pPr>
              <w:rPr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0823DE47" w14:textId="77777777" w:rsidR="00F65971" w:rsidRPr="00F65971" w:rsidRDefault="00F65971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3130D14" w14:textId="77777777" w:rsidR="00F65971" w:rsidRDefault="00F65971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6CE99673" w14:textId="77777777" w:rsidR="00F65971" w:rsidRDefault="00F65971">
            <w:pPr>
              <w:rPr>
                <w:szCs w:val="21"/>
              </w:rPr>
            </w:pPr>
          </w:p>
        </w:tc>
      </w:tr>
    </w:tbl>
    <w:p w14:paraId="3D608963" w14:textId="77777777" w:rsidR="007E1CC1" w:rsidRDefault="007E1CC1">
      <w:pPr>
        <w:ind w:leftChars="59" w:left="124"/>
      </w:pPr>
    </w:p>
    <w:p w14:paraId="3B835E1A" w14:textId="77777777" w:rsidR="007E1CC1" w:rsidRDefault="00DE3CC7">
      <w:pPr>
        <w:pStyle w:val="2"/>
        <w:keepNext/>
        <w:keepLines/>
        <w:widowControl/>
        <w:tabs>
          <w:tab w:val="left" w:pos="860"/>
        </w:tabs>
        <w:spacing w:before="180" w:afterLines="0" w:after="120"/>
        <w:ind w:leftChars="118" w:left="248"/>
        <w:rPr>
          <w:rFonts w:ascii="微软雅黑" w:eastAsia="微软雅黑" w:hAnsi="微软雅黑"/>
        </w:rPr>
      </w:pPr>
      <w:bookmarkStart w:id="17" w:name="_Toc512252624"/>
      <w:bookmarkStart w:id="18" w:name="_Toc27537"/>
      <w:r>
        <w:rPr>
          <w:rFonts w:ascii="微软雅黑" w:eastAsia="微软雅黑" w:hAnsi="微软雅黑" w:hint="eastAsia"/>
        </w:rPr>
        <w:t>参考</w:t>
      </w:r>
      <w:r>
        <w:rPr>
          <w:rFonts w:ascii="微软雅黑" w:eastAsia="微软雅黑" w:hAnsi="微软雅黑"/>
        </w:rPr>
        <w:t>文档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/ </w:t>
      </w:r>
      <w:r>
        <w:rPr>
          <w:rFonts w:ascii="微软雅黑" w:eastAsia="微软雅黑" w:hAnsi="微软雅黑" w:hint="eastAsia"/>
        </w:rPr>
        <w:t>Re</w:t>
      </w:r>
      <w:r>
        <w:rPr>
          <w:rFonts w:ascii="微软雅黑" w:eastAsia="微软雅黑" w:hAnsi="微软雅黑"/>
        </w:rPr>
        <w:t>ference Document</w:t>
      </w:r>
      <w:bookmarkEnd w:id="17"/>
      <w:bookmarkEnd w:id="18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7E1CC1" w14:paraId="5899352A" w14:textId="77777777">
        <w:tc>
          <w:tcPr>
            <w:tcW w:w="1242" w:type="dxa"/>
            <w:shd w:val="clear" w:color="auto" w:fill="F2F2F2"/>
          </w:tcPr>
          <w:p w14:paraId="39BDDBB2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43A203BF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39768630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1306A413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00D12F11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7407618F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5A36A89B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7DEF18D9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7E1CC1" w14:paraId="0C7A4FE7" w14:textId="77777777">
        <w:tc>
          <w:tcPr>
            <w:tcW w:w="1242" w:type="dxa"/>
            <w:shd w:val="clear" w:color="auto" w:fill="auto"/>
          </w:tcPr>
          <w:p w14:paraId="089981AD" w14:textId="77777777" w:rsidR="007E1CC1" w:rsidRDefault="007E1CC1">
            <w:pPr>
              <w:rPr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04106F2A" w14:textId="77777777" w:rsidR="007E1CC1" w:rsidRDefault="007E1CC1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5856345" w14:textId="77777777" w:rsidR="007E1CC1" w:rsidRDefault="007E1CC1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693E0CB4" w14:textId="77777777" w:rsidR="007E1CC1" w:rsidRDefault="007E1CC1">
            <w:pPr>
              <w:rPr>
                <w:szCs w:val="21"/>
              </w:rPr>
            </w:pPr>
          </w:p>
        </w:tc>
      </w:tr>
    </w:tbl>
    <w:p w14:paraId="4B5803B8" w14:textId="77777777" w:rsidR="007E1CC1" w:rsidRDefault="007E1CC1">
      <w:pPr>
        <w:ind w:leftChars="59" w:left="124"/>
      </w:pPr>
    </w:p>
    <w:p w14:paraId="0A938988" w14:textId="77777777" w:rsidR="007E1CC1" w:rsidRDefault="00DE3CC7">
      <w:pPr>
        <w:pStyle w:val="2"/>
        <w:keepNext/>
        <w:keepLines/>
        <w:widowControl/>
        <w:tabs>
          <w:tab w:val="left" w:pos="860"/>
        </w:tabs>
        <w:spacing w:before="180" w:afterLines="0" w:after="120"/>
        <w:ind w:leftChars="118" w:left="248"/>
        <w:rPr>
          <w:rFonts w:ascii="微软雅黑" w:eastAsia="微软雅黑" w:hAnsi="微软雅黑"/>
        </w:rPr>
      </w:pPr>
      <w:bookmarkStart w:id="19" w:name="_Toc512252625"/>
      <w:bookmarkStart w:id="20" w:name="_Toc8939"/>
      <w:r>
        <w:rPr>
          <w:rFonts w:ascii="微软雅黑" w:eastAsia="微软雅黑" w:hAnsi="微软雅黑" w:hint="eastAsia"/>
        </w:rPr>
        <w:t>术语和缩略</w:t>
      </w:r>
      <w:r>
        <w:rPr>
          <w:rFonts w:ascii="微软雅黑" w:eastAsia="微软雅黑" w:hAnsi="微软雅黑"/>
        </w:rPr>
        <w:t>语</w:t>
      </w:r>
      <w:r>
        <w:rPr>
          <w:rFonts w:ascii="微软雅黑" w:eastAsia="微软雅黑" w:hAnsi="微软雅黑" w:hint="eastAsia"/>
        </w:rPr>
        <w:t xml:space="preserve"> / Terms and </w:t>
      </w:r>
      <w:r>
        <w:rPr>
          <w:rFonts w:ascii="微软雅黑" w:eastAsia="微软雅黑" w:hAnsi="微软雅黑"/>
        </w:rPr>
        <w:t>Abbreviation</w:t>
      </w:r>
      <w:bookmarkEnd w:id="19"/>
      <w:bookmarkEnd w:id="20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7E1CC1" w14:paraId="7BBBC4B7" w14:textId="77777777">
        <w:trPr>
          <w:trHeight w:val="325"/>
        </w:trPr>
        <w:tc>
          <w:tcPr>
            <w:tcW w:w="3510" w:type="dxa"/>
            <w:shd w:val="clear" w:color="auto" w:fill="F2F2F2"/>
          </w:tcPr>
          <w:p w14:paraId="590FD828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术语</w:t>
            </w:r>
            <w:r>
              <w:rPr>
                <w:rFonts w:eastAsia="黑体" w:cs="Calibri" w:hint="eastAsia"/>
                <w:b/>
              </w:rPr>
              <w:t>/</w:t>
            </w:r>
            <w:r>
              <w:rPr>
                <w:rFonts w:eastAsia="黑体" w:cs="Calibri" w:hint="eastAsia"/>
                <w:b/>
              </w:rPr>
              <w:t>缩略</w:t>
            </w:r>
            <w:r>
              <w:rPr>
                <w:rFonts w:eastAsia="黑体" w:cs="Calibri"/>
                <w:b/>
              </w:rPr>
              <w:t>语</w:t>
            </w:r>
          </w:p>
          <w:p w14:paraId="4FE467BF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086CF5D6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描述</w:t>
            </w:r>
          </w:p>
          <w:p w14:paraId="571FD859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7E1CC1" w14:paraId="711421A8" w14:textId="77777777">
        <w:tc>
          <w:tcPr>
            <w:tcW w:w="3510" w:type="dxa"/>
            <w:shd w:val="clear" w:color="auto" w:fill="auto"/>
          </w:tcPr>
          <w:p w14:paraId="6D76A061" w14:textId="1AA95493" w:rsidR="007E1CC1" w:rsidRDefault="007E1CC1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7AF3ABD6" w14:textId="0CBF1C32" w:rsidR="007E1CC1" w:rsidRDefault="007E1CC1">
            <w:pPr>
              <w:rPr>
                <w:szCs w:val="21"/>
              </w:rPr>
            </w:pPr>
          </w:p>
        </w:tc>
      </w:tr>
      <w:tr w:rsidR="00F65971" w14:paraId="5ACBC3C9" w14:textId="77777777">
        <w:tc>
          <w:tcPr>
            <w:tcW w:w="3510" w:type="dxa"/>
            <w:shd w:val="clear" w:color="auto" w:fill="auto"/>
          </w:tcPr>
          <w:p w14:paraId="3EF5B3E5" w14:textId="410519DF" w:rsidR="00F65971" w:rsidRDefault="00F65971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730325BD" w14:textId="6D1E5DE5" w:rsidR="00F65971" w:rsidRDefault="00F65971">
            <w:pPr>
              <w:rPr>
                <w:szCs w:val="21"/>
              </w:rPr>
            </w:pPr>
          </w:p>
        </w:tc>
      </w:tr>
      <w:tr w:rsidR="00F65971" w14:paraId="11E80070" w14:textId="77777777">
        <w:tc>
          <w:tcPr>
            <w:tcW w:w="3510" w:type="dxa"/>
            <w:shd w:val="clear" w:color="auto" w:fill="auto"/>
          </w:tcPr>
          <w:p w14:paraId="71943A7E" w14:textId="4DC0F1F1" w:rsidR="00F65971" w:rsidRDefault="00F65971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E94EA29" w14:textId="7BBE4744" w:rsidR="00F65971" w:rsidRDefault="00F65971">
            <w:pPr>
              <w:rPr>
                <w:szCs w:val="21"/>
              </w:rPr>
            </w:pPr>
          </w:p>
        </w:tc>
      </w:tr>
      <w:tr w:rsidR="00F65971" w14:paraId="6BDDA76C" w14:textId="77777777">
        <w:tc>
          <w:tcPr>
            <w:tcW w:w="3510" w:type="dxa"/>
            <w:shd w:val="clear" w:color="auto" w:fill="auto"/>
          </w:tcPr>
          <w:p w14:paraId="4E0ADE76" w14:textId="0BDD5A51" w:rsidR="00F65971" w:rsidRDefault="00F65971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2052EB6" w14:textId="7E0E764D" w:rsidR="00F65971" w:rsidRDefault="00F65971">
            <w:pPr>
              <w:rPr>
                <w:szCs w:val="21"/>
              </w:rPr>
            </w:pPr>
          </w:p>
        </w:tc>
      </w:tr>
      <w:tr w:rsidR="00892083" w14:paraId="2D01DB04" w14:textId="77777777">
        <w:tc>
          <w:tcPr>
            <w:tcW w:w="3510" w:type="dxa"/>
            <w:shd w:val="clear" w:color="auto" w:fill="auto"/>
          </w:tcPr>
          <w:p w14:paraId="567F3557" w14:textId="6A2D9D80" w:rsidR="00892083" w:rsidRDefault="00892083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692E3706" w14:textId="77777777" w:rsidR="00892083" w:rsidRDefault="00892083">
            <w:pPr>
              <w:rPr>
                <w:szCs w:val="21"/>
              </w:rPr>
            </w:pPr>
          </w:p>
        </w:tc>
      </w:tr>
    </w:tbl>
    <w:p w14:paraId="2C5C200B" w14:textId="77777777" w:rsidR="007E1CC1" w:rsidRDefault="007E1CC1">
      <w:pPr>
        <w:pStyle w:val="a6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65462321" w14:textId="77777777" w:rsidR="007E1CC1" w:rsidRDefault="00DE3CC7">
      <w:r>
        <w:br w:type="page"/>
      </w:r>
      <w:bookmarkStart w:id="21" w:name="_Toc512252626"/>
    </w:p>
    <w:p w14:paraId="4EBEA0B9" w14:textId="77777777" w:rsidR="007E1CC1" w:rsidRDefault="00DE3CC7">
      <w:pPr>
        <w:pStyle w:val="1"/>
      </w:pPr>
      <w:bookmarkStart w:id="22" w:name="_Toc7275"/>
      <w:r>
        <w:rPr>
          <w:rFonts w:hint="eastAsia"/>
        </w:rPr>
        <w:lastRenderedPageBreak/>
        <w:t>配置管理</w:t>
      </w:r>
      <w:r>
        <w:t>目标</w:t>
      </w:r>
      <w:r>
        <w:t xml:space="preserve"> / </w:t>
      </w:r>
      <w:bookmarkEnd w:id="21"/>
      <w:r>
        <w:rPr>
          <w:rFonts w:hint="eastAsia"/>
        </w:rPr>
        <w:t>Confi</w:t>
      </w:r>
      <w:r>
        <w:t>guration Management Objectives</w:t>
      </w:r>
      <w:bookmarkEnd w:id="22"/>
    </w:p>
    <w:tbl>
      <w:tblPr>
        <w:tblpPr w:leftFromText="180" w:rightFromText="180" w:vertAnchor="text" w:horzAnchor="page" w:tblpX="1194" w:tblpY="29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7E1CC1" w14:paraId="6FEAD3B3" w14:textId="77777777">
        <w:tc>
          <w:tcPr>
            <w:tcW w:w="9576" w:type="dxa"/>
            <w:shd w:val="clear" w:color="auto" w:fill="FFF2CC"/>
          </w:tcPr>
          <w:p w14:paraId="0228BD17" w14:textId="7169F1E8" w:rsidR="007E1CC1" w:rsidRDefault="00DE3CC7">
            <w:pPr>
              <w:pStyle w:val="a6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定义项目中的配置管理活动的目标以及目标的监控方式（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ASPICE CL2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，为每个过程定义目标，也可以在质量计划中定义，此处就不需要再写）</w:t>
            </w:r>
          </w:p>
        </w:tc>
      </w:tr>
    </w:tbl>
    <w:p w14:paraId="1EC86AA6" w14:textId="77777777" w:rsidR="007E1CC1" w:rsidRDefault="007E1CC1"/>
    <w:p w14:paraId="09B02D03" w14:textId="77777777" w:rsidR="007E1CC1" w:rsidRDefault="007E1CC1"/>
    <w:tbl>
      <w:tblPr>
        <w:tblW w:w="94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3685"/>
        <w:gridCol w:w="4927"/>
      </w:tblGrid>
      <w:tr w:rsidR="007E1CC1" w14:paraId="4D1614F9" w14:textId="77777777">
        <w:trPr>
          <w:trHeight w:val="596"/>
          <w:jc w:val="center"/>
        </w:trPr>
        <w:tc>
          <w:tcPr>
            <w:tcW w:w="846" w:type="dxa"/>
            <w:shd w:val="clear" w:color="auto" w:fill="F2F2F2"/>
          </w:tcPr>
          <w:p w14:paraId="46BB833D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22A68903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3685" w:type="dxa"/>
            <w:shd w:val="clear" w:color="auto" w:fill="F2F2F2"/>
          </w:tcPr>
          <w:p w14:paraId="69E3075D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配置管理目标</w:t>
            </w:r>
          </w:p>
          <w:p w14:paraId="459E5B5E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C</w:t>
            </w:r>
            <w:r>
              <w:rPr>
                <w:rFonts w:eastAsia="黑体" w:cs="Calibri"/>
                <w:b/>
              </w:rPr>
              <w:t xml:space="preserve">onfiguration </w:t>
            </w:r>
            <w:r>
              <w:rPr>
                <w:rFonts w:eastAsia="黑体" w:cs="Calibri" w:hint="eastAsia"/>
                <w:b/>
              </w:rPr>
              <w:t>M</w:t>
            </w:r>
            <w:r>
              <w:rPr>
                <w:rFonts w:eastAsia="黑体" w:cs="Calibri"/>
                <w:b/>
              </w:rPr>
              <w:t>anagement Objectives</w:t>
            </w:r>
          </w:p>
        </w:tc>
        <w:tc>
          <w:tcPr>
            <w:tcW w:w="4927" w:type="dxa"/>
            <w:shd w:val="clear" w:color="auto" w:fill="F2F2F2"/>
          </w:tcPr>
          <w:p w14:paraId="67240428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目标达成的监控</w:t>
            </w:r>
          </w:p>
          <w:p w14:paraId="6BC058A8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Objective achievement Monitoring</w:t>
            </w:r>
          </w:p>
        </w:tc>
      </w:tr>
      <w:tr w:rsidR="007E1CC1" w14:paraId="4625EA04" w14:textId="77777777" w:rsidTr="003C2859">
        <w:trPr>
          <w:trHeight w:val="632"/>
          <w:jc w:val="center"/>
        </w:trPr>
        <w:tc>
          <w:tcPr>
            <w:tcW w:w="846" w:type="dxa"/>
            <w:shd w:val="clear" w:color="auto" w:fill="auto"/>
          </w:tcPr>
          <w:p w14:paraId="632F7CAE" w14:textId="7E614ABF" w:rsidR="007E1CC1" w:rsidRPr="003C2859" w:rsidRDefault="007E1CC1">
            <w:pPr>
              <w:jc w:val="center"/>
              <w:rPr>
                <w:rFonts w:ascii="微软雅黑" w:eastAsia="微软雅黑" w:hAnsi="微软雅黑" w:cs="+mn-cs"/>
                <w:i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3685" w:type="dxa"/>
            <w:shd w:val="clear" w:color="auto" w:fill="auto"/>
          </w:tcPr>
          <w:p w14:paraId="2FCF1274" w14:textId="064ACB2E" w:rsidR="007E1CC1" w:rsidRPr="003C2859" w:rsidRDefault="007E1CC1">
            <w:pPr>
              <w:rPr>
                <w:rFonts w:ascii="微软雅黑" w:eastAsia="微软雅黑" w:hAnsi="微软雅黑" w:cs="+mn-cs"/>
                <w:i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4927" w:type="dxa"/>
            <w:shd w:val="clear" w:color="auto" w:fill="FFFF00"/>
          </w:tcPr>
          <w:p w14:paraId="3603AD8E" w14:textId="45DE9018" w:rsidR="007E1CC1" w:rsidRPr="003C2859" w:rsidRDefault="007E1CC1">
            <w:pPr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</w:pPr>
          </w:p>
        </w:tc>
      </w:tr>
      <w:tr w:rsidR="007E1CC1" w14:paraId="3D9F5EE0" w14:textId="77777777" w:rsidTr="003C2859">
        <w:trPr>
          <w:trHeight w:val="295"/>
          <w:jc w:val="center"/>
        </w:trPr>
        <w:tc>
          <w:tcPr>
            <w:tcW w:w="846" w:type="dxa"/>
            <w:shd w:val="clear" w:color="auto" w:fill="auto"/>
          </w:tcPr>
          <w:p w14:paraId="378F7598" w14:textId="29980581" w:rsidR="007E1CC1" w:rsidRPr="003C2859" w:rsidRDefault="007E1CC1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3685" w:type="dxa"/>
            <w:shd w:val="clear" w:color="auto" w:fill="auto"/>
          </w:tcPr>
          <w:p w14:paraId="159F0F67" w14:textId="53456DF4" w:rsidR="007E1CC1" w:rsidRPr="003C2859" w:rsidRDefault="007E1CC1">
            <w:pPr>
              <w:rPr>
                <w:rFonts w:ascii="微软雅黑" w:eastAsia="微软雅黑" w:hAnsi="微软雅黑" w:cs="+mn-cs"/>
                <w:i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4927" w:type="dxa"/>
            <w:shd w:val="clear" w:color="auto" w:fill="FFFF00"/>
          </w:tcPr>
          <w:p w14:paraId="121EAB54" w14:textId="68C7C7B6" w:rsidR="007E1CC1" w:rsidRPr="003C2859" w:rsidRDefault="007E1CC1">
            <w:pPr>
              <w:rPr>
                <w:rFonts w:ascii="微软雅黑" w:eastAsia="微软雅黑" w:hAnsi="微软雅黑" w:cs="+mn-cs"/>
                <w:i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F40E15" w14:paraId="558C3245" w14:textId="77777777" w:rsidTr="003C2859">
        <w:trPr>
          <w:trHeight w:val="295"/>
          <w:jc w:val="center"/>
        </w:trPr>
        <w:tc>
          <w:tcPr>
            <w:tcW w:w="846" w:type="dxa"/>
            <w:shd w:val="clear" w:color="auto" w:fill="auto"/>
          </w:tcPr>
          <w:p w14:paraId="39843473" w14:textId="77777777" w:rsidR="00F40E15" w:rsidRPr="003C2859" w:rsidRDefault="00F40E15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3685" w:type="dxa"/>
            <w:shd w:val="clear" w:color="auto" w:fill="auto"/>
          </w:tcPr>
          <w:p w14:paraId="1FDCF546" w14:textId="123BA1A4" w:rsidR="00F40E15" w:rsidRPr="003C2859" w:rsidRDefault="00F40E15">
            <w:pPr>
              <w:rPr>
                <w:rFonts w:ascii="微软雅黑" w:eastAsia="微软雅黑" w:hAnsi="微软雅黑" w:cs="+mn-cs"/>
                <w:i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4927" w:type="dxa"/>
            <w:shd w:val="clear" w:color="auto" w:fill="FFFF00"/>
          </w:tcPr>
          <w:p w14:paraId="7ABA3B91" w14:textId="77777777" w:rsidR="00F40E15" w:rsidRPr="003C2859" w:rsidRDefault="00F40E15">
            <w:pPr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</w:pPr>
          </w:p>
        </w:tc>
      </w:tr>
    </w:tbl>
    <w:p w14:paraId="26079B68" w14:textId="77777777" w:rsidR="007E1CC1" w:rsidRDefault="007E1CC1"/>
    <w:p w14:paraId="0CE1AB11" w14:textId="77777777" w:rsidR="007E1CC1" w:rsidRDefault="00DE3CC7">
      <w:pPr>
        <w:widowControl/>
        <w:jc w:val="left"/>
      </w:pPr>
      <w:r>
        <w:br w:type="page"/>
      </w:r>
    </w:p>
    <w:tbl>
      <w:tblPr>
        <w:tblpPr w:leftFromText="180" w:rightFromText="180" w:vertAnchor="text" w:horzAnchor="margin" w:tblpY="7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7E1CC1" w14:paraId="27C167C9" w14:textId="77777777">
        <w:tc>
          <w:tcPr>
            <w:tcW w:w="9576" w:type="dxa"/>
            <w:shd w:val="clear" w:color="auto" w:fill="FFF2CC"/>
          </w:tcPr>
          <w:p w14:paraId="486C6D30" w14:textId="77777777" w:rsidR="007E1CC1" w:rsidRDefault="00DE3CC7">
            <w:pPr>
              <w:pStyle w:val="a6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lastRenderedPageBreak/>
              <w:t>定义项目配置管理相关的角色及职责，一般来说包括项目的配置管理员及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CCB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。如果还包括其它角色，也需要包括进来。</w:t>
            </w:r>
          </w:p>
          <w:p w14:paraId="02A5A541" w14:textId="77777777" w:rsidR="007E1CC1" w:rsidRDefault="00DE3CC7">
            <w:pPr>
              <w:pStyle w:val="a6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功能安全的项目，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CCB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需要包括功能安全经理或者相关负责人。</w:t>
            </w:r>
          </w:p>
        </w:tc>
      </w:tr>
    </w:tbl>
    <w:p w14:paraId="41B75433" w14:textId="77777777" w:rsidR="007E1CC1" w:rsidRDefault="00DE3CC7">
      <w:pPr>
        <w:pStyle w:val="1"/>
      </w:pPr>
      <w:bookmarkStart w:id="23" w:name="_Toc24435"/>
      <w:r>
        <w:rPr>
          <w:rFonts w:hint="eastAsia"/>
        </w:rPr>
        <w:t>角色和职责</w:t>
      </w:r>
      <w:r>
        <w:t xml:space="preserve"> / </w:t>
      </w:r>
      <w:r>
        <w:rPr>
          <w:rFonts w:hint="eastAsia"/>
        </w:rPr>
        <w:t>Roles and Responsibilities</w:t>
      </w:r>
      <w:bookmarkEnd w:id="23"/>
    </w:p>
    <w:p w14:paraId="312612A1" w14:textId="77777777" w:rsidR="007E1CC1" w:rsidRDefault="007E1CC1"/>
    <w:tbl>
      <w:tblPr>
        <w:tblpPr w:leftFromText="180" w:rightFromText="180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964"/>
        <w:gridCol w:w="5386"/>
      </w:tblGrid>
      <w:tr w:rsidR="007E1CC1" w14:paraId="74669E82" w14:textId="77777777" w:rsidTr="003575E3">
        <w:trPr>
          <w:trHeight w:val="325"/>
        </w:trPr>
        <w:tc>
          <w:tcPr>
            <w:tcW w:w="3964" w:type="dxa"/>
            <w:shd w:val="clear" w:color="auto" w:fill="F2F2F2" w:themeFill="background1" w:themeFillShade="F2"/>
          </w:tcPr>
          <w:p w14:paraId="1CA565C2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配置管理员</w:t>
            </w:r>
          </w:p>
          <w:p w14:paraId="103D90F5" w14:textId="77777777" w:rsidR="007E1CC1" w:rsidRDefault="00DE3CC7">
            <w:pPr>
              <w:jc w:val="left"/>
              <w:rPr>
                <w:rFonts w:asciiTheme="minorHAnsi" w:eastAsia="微软雅黑" w:hAnsiTheme="minorHAnsi"/>
                <w:b/>
                <w:szCs w:val="21"/>
              </w:rPr>
            </w:pPr>
            <w:r>
              <w:rPr>
                <w:rFonts w:eastAsia="黑体" w:cs="Calibri"/>
                <w:b/>
              </w:rPr>
              <w:t>(CML, Configuration Management Leader)</w:t>
            </w:r>
          </w:p>
        </w:tc>
        <w:tc>
          <w:tcPr>
            <w:tcW w:w="5386" w:type="dxa"/>
            <w:shd w:val="clear" w:color="auto" w:fill="FFFF00"/>
          </w:tcPr>
          <w:p w14:paraId="24EEB370" w14:textId="779AD19A" w:rsidR="007E1CC1" w:rsidRPr="003575E3" w:rsidRDefault="003575E3" w:rsidP="003575E3">
            <w:pPr>
              <w:rPr>
                <w:rFonts w:asciiTheme="minorHAnsi" w:eastAsia="微软雅黑" w:hAnsiTheme="minorHAnsi"/>
                <w:b/>
                <w:szCs w:val="21"/>
              </w:rPr>
            </w:pPr>
            <w:r>
              <w:rPr>
                <w:rFonts w:asciiTheme="minorHAnsi" w:eastAsia="微软雅黑" w:hAnsiTheme="minorHAnsi" w:hint="eastAsia"/>
                <w:b/>
                <w:szCs w:val="21"/>
              </w:rPr>
              <w:t>客户的配置管理员</w:t>
            </w:r>
          </w:p>
        </w:tc>
      </w:tr>
      <w:tr w:rsidR="007E1CC1" w14:paraId="32A4C590" w14:textId="77777777">
        <w:trPr>
          <w:trHeight w:val="325"/>
        </w:trPr>
        <w:tc>
          <w:tcPr>
            <w:tcW w:w="3964" w:type="dxa"/>
            <w:shd w:val="clear" w:color="auto" w:fill="F2F2F2" w:themeFill="background1" w:themeFillShade="F2"/>
          </w:tcPr>
          <w:p w14:paraId="1FDBE4BA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职责</w:t>
            </w:r>
          </w:p>
          <w:p w14:paraId="51E28504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Responsibilities</w:t>
            </w:r>
          </w:p>
        </w:tc>
        <w:tc>
          <w:tcPr>
            <w:tcW w:w="5386" w:type="dxa"/>
            <w:shd w:val="clear" w:color="auto" w:fill="FFFFFF" w:themeFill="background1"/>
          </w:tcPr>
          <w:p w14:paraId="7A15D54C" w14:textId="62415101" w:rsidR="003575E3" w:rsidRPr="003575E3" w:rsidRDefault="003575E3" w:rsidP="00396F67">
            <w:pPr>
              <w:pStyle w:val="a0"/>
              <w:numPr>
                <w:ilvl w:val="0"/>
                <w:numId w:val="8"/>
              </w:numPr>
              <w:ind w:firstLineChars="0"/>
              <w:jc w:val="left"/>
              <w:rPr>
                <w:rFonts w:asciiTheme="minorHAnsi" w:eastAsia="微软雅黑" w:hAnsiTheme="minorHAnsi"/>
                <w:b/>
                <w:szCs w:val="21"/>
              </w:rPr>
            </w:pPr>
          </w:p>
        </w:tc>
      </w:tr>
    </w:tbl>
    <w:p w14:paraId="763BF003" w14:textId="77777777" w:rsidR="007E1CC1" w:rsidRDefault="007E1CC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1984"/>
        <w:gridCol w:w="5811"/>
      </w:tblGrid>
      <w:tr w:rsidR="007E1CC1" w14:paraId="13D91F96" w14:textId="77777777">
        <w:trPr>
          <w:trHeight w:val="325"/>
        </w:trPr>
        <w:tc>
          <w:tcPr>
            <w:tcW w:w="9350" w:type="dxa"/>
            <w:gridSpan w:val="3"/>
            <w:shd w:val="clear" w:color="auto" w:fill="F2F2F2"/>
          </w:tcPr>
          <w:p w14:paraId="7473A6F6" w14:textId="77777777" w:rsidR="007E1CC1" w:rsidRDefault="00DE3CC7">
            <w:pPr>
              <w:jc w:val="left"/>
              <w:rPr>
                <w:rFonts w:asciiTheme="minorHAnsi" w:eastAsia="微软雅黑" w:hAnsiTheme="minorHAnsi"/>
                <w:b/>
                <w:szCs w:val="21"/>
              </w:rPr>
            </w:pPr>
            <w:r>
              <w:rPr>
                <w:rFonts w:asciiTheme="minorHAnsi" w:eastAsia="微软雅黑" w:hAnsiTheme="minorHAnsi"/>
                <w:b/>
                <w:sz w:val="22"/>
              </w:rPr>
              <w:t>变更控制委员会</w:t>
            </w:r>
            <w:r>
              <w:rPr>
                <w:rFonts w:asciiTheme="minorHAnsi" w:eastAsia="微软雅黑" w:hAnsiTheme="minorHAnsi"/>
                <w:b/>
                <w:sz w:val="22"/>
              </w:rPr>
              <w:t>(CCB, Change Control Board)</w:t>
            </w:r>
          </w:p>
        </w:tc>
      </w:tr>
      <w:tr w:rsidR="007E1CC1" w14:paraId="3B7E5AB6" w14:textId="77777777">
        <w:trPr>
          <w:trHeight w:val="325"/>
        </w:trPr>
        <w:tc>
          <w:tcPr>
            <w:tcW w:w="1555" w:type="dxa"/>
            <w:shd w:val="clear" w:color="auto" w:fill="F2F2F2"/>
          </w:tcPr>
          <w:p w14:paraId="0B9D667B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成员</w:t>
            </w:r>
          </w:p>
          <w:p w14:paraId="30713DDF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Member</w:t>
            </w:r>
          </w:p>
        </w:tc>
        <w:tc>
          <w:tcPr>
            <w:tcW w:w="1984" w:type="dxa"/>
            <w:shd w:val="clear" w:color="auto" w:fill="F2F2F2"/>
          </w:tcPr>
          <w:p w14:paraId="035F6EE7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角色</w:t>
            </w:r>
          </w:p>
          <w:p w14:paraId="7F2E540E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Role</w:t>
            </w:r>
          </w:p>
        </w:tc>
        <w:tc>
          <w:tcPr>
            <w:tcW w:w="5811" w:type="dxa"/>
            <w:shd w:val="clear" w:color="auto" w:fill="F2F2F2"/>
          </w:tcPr>
          <w:p w14:paraId="2F5B8982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职责描述</w:t>
            </w:r>
          </w:p>
          <w:p w14:paraId="65B713C5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Responsibilities</w:t>
            </w:r>
          </w:p>
        </w:tc>
      </w:tr>
      <w:tr w:rsidR="007E1CC1" w14:paraId="46039E9A" w14:textId="77777777">
        <w:tc>
          <w:tcPr>
            <w:tcW w:w="1555" w:type="dxa"/>
            <w:shd w:val="clear" w:color="auto" w:fill="auto"/>
            <w:vAlign w:val="center"/>
          </w:tcPr>
          <w:p w14:paraId="796AD267" w14:textId="02BCFD67" w:rsidR="007E1CC1" w:rsidRPr="002C627C" w:rsidRDefault="007E1CC1">
            <w:pPr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1216B4E7" w14:textId="77777777" w:rsidR="007E1CC1" w:rsidRPr="002C627C" w:rsidRDefault="00DE3CC7">
            <w:pPr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</w:pPr>
            <w:r w:rsidRPr="002C627C"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  <w:t>PM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0C26C296" w14:textId="4817F3DD" w:rsidR="007E1CC1" w:rsidRPr="002C627C" w:rsidRDefault="007E1CC1">
            <w:pPr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</w:pPr>
          </w:p>
        </w:tc>
      </w:tr>
      <w:tr w:rsidR="007E1CC1" w14:paraId="405C0F0B" w14:textId="77777777">
        <w:tc>
          <w:tcPr>
            <w:tcW w:w="1555" w:type="dxa"/>
            <w:shd w:val="clear" w:color="auto" w:fill="auto"/>
            <w:vAlign w:val="center"/>
          </w:tcPr>
          <w:p w14:paraId="13E856EF" w14:textId="09FACD51" w:rsidR="007E1CC1" w:rsidRPr="002C627C" w:rsidRDefault="007E1CC1">
            <w:pPr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535BD242" w14:textId="77777777" w:rsidR="007E1CC1" w:rsidRPr="002C627C" w:rsidRDefault="00DE3CC7">
            <w:pPr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</w:pPr>
            <w:r w:rsidRPr="002C627C">
              <w:rPr>
                <w:rFonts w:ascii="微软雅黑" w:eastAsia="微软雅黑" w:hAnsi="微软雅黑" w:hint="eastAsia"/>
                <w:i/>
                <w:color w:val="000000" w:themeColor="text1"/>
                <w:sz w:val="18"/>
                <w:szCs w:val="18"/>
              </w:rPr>
              <w:t>S</w:t>
            </w:r>
            <w:r w:rsidRPr="002C627C"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  <w:t>afety Manager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049E1A1A" w14:textId="59F3427F" w:rsidR="00E94321" w:rsidRPr="002C627C" w:rsidRDefault="00E94321">
            <w:pPr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</w:pPr>
          </w:p>
        </w:tc>
      </w:tr>
      <w:tr w:rsidR="007E1CC1" w14:paraId="13EC72AB" w14:textId="77777777">
        <w:tc>
          <w:tcPr>
            <w:tcW w:w="1555" w:type="dxa"/>
            <w:shd w:val="clear" w:color="auto" w:fill="auto"/>
          </w:tcPr>
          <w:p w14:paraId="26B9EA4C" w14:textId="77777777" w:rsidR="007E1CC1" w:rsidRDefault="007E1CC1">
            <w:pPr>
              <w:rPr>
                <w:rFonts w:asciiTheme="minorHAnsi" w:eastAsia="微软雅黑" w:hAnsiTheme="minorHAnsi"/>
                <w:szCs w:val="21"/>
              </w:rPr>
            </w:pPr>
          </w:p>
        </w:tc>
        <w:tc>
          <w:tcPr>
            <w:tcW w:w="1984" w:type="dxa"/>
          </w:tcPr>
          <w:p w14:paraId="455E1C28" w14:textId="0C96936E" w:rsidR="007E1CC1" w:rsidRDefault="007E1CC1">
            <w:pPr>
              <w:rPr>
                <w:rFonts w:asciiTheme="minorHAnsi" w:eastAsia="微软雅黑" w:hAnsiTheme="minorHAnsi"/>
                <w:szCs w:val="21"/>
              </w:rPr>
            </w:pPr>
          </w:p>
        </w:tc>
        <w:tc>
          <w:tcPr>
            <w:tcW w:w="5811" w:type="dxa"/>
            <w:shd w:val="clear" w:color="auto" w:fill="auto"/>
          </w:tcPr>
          <w:p w14:paraId="466B0D5D" w14:textId="644ADA7A" w:rsidR="00E94321" w:rsidRDefault="00E94321" w:rsidP="00892083">
            <w:pPr>
              <w:rPr>
                <w:rFonts w:asciiTheme="minorHAnsi" w:eastAsia="微软雅黑" w:hAnsiTheme="minorHAnsi"/>
                <w:szCs w:val="21"/>
              </w:rPr>
            </w:pPr>
          </w:p>
        </w:tc>
      </w:tr>
      <w:tr w:rsidR="00892083" w14:paraId="2D2621CE" w14:textId="77777777">
        <w:tc>
          <w:tcPr>
            <w:tcW w:w="1555" w:type="dxa"/>
            <w:shd w:val="clear" w:color="auto" w:fill="auto"/>
          </w:tcPr>
          <w:p w14:paraId="70F7C157" w14:textId="77777777" w:rsidR="00892083" w:rsidRDefault="00892083" w:rsidP="00892083">
            <w:pPr>
              <w:rPr>
                <w:rFonts w:asciiTheme="minorHAnsi" w:eastAsia="微软雅黑" w:hAnsiTheme="minorHAnsi"/>
                <w:szCs w:val="21"/>
              </w:rPr>
            </w:pPr>
          </w:p>
        </w:tc>
        <w:tc>
          <w:tcPr>
            <w:tcW w:w="1984" w:type="dxa"/>
          </w:tcPr>
          <w:p w14:paraId="6BC121C9" w14:textId="07A2A86C" w:rsidR="00892083" w:rsidRDefault="00892083" w:rsidP="00892083">
            <w:pPr>
              <w:rPr>
                <w:rFonts w:asciiTheme="minorHAnsi" w:eastAsia="微软雅黑" w:hAnsiTheme="minorHAnsi"/>
                <w:szCs w:val="21"/>
              </w:rPr>
            </w:pPr>
          </w:p>
        </w:tc>
        <w:tc>
          <w:tcPr>
            <w:tcW w:w="5811" w:type="dxa"/>
            <w:shd w:val="clear" w:color="auto" w:fill="auto"/>
          </w:tcPr>
          <w:p w14:paraId="6B3A0D89" w14:textId="26AC5A15" w:rsidR="00E94321" w:rsidRDefault="00E94321" w:rsidP="00892083">
            <w:pPr>
              <w:rPr>
                <w:rFonts w:asciiTheme="minorHAnsi" w:eastAsia="微软雅黑" w:hAnsiTheme="minorHAnsi"/>
                <w:szCs w:val="21"/>
              </w:rPr>
            </w:pPr>
          </w:p>
        </w:tc>
      </w:tr>
      <w:tr w:rsidR="00892083" w14:paraId="5D4500B1" w14:textId="77777777">
        <w:tc>
          <w:tcPr>
            <w:tcW w:w="1555" w:type="dxa"/>
            <w:shd w:val="clear" w:color="auto" w:fill="auto"/>
          </w:tcPr>
          <w:p w14:paraId="32B2B114" w14:textId="77777777" w:rsidR="00892083" w:rsidRDefault="00892083" w:rsidP="00892083">
            <w:pPr>
              <w:rPr>
                <w:rFonts w:asciiTheme="minorHAnsi" w:eastAsia="微软雅黑" w:hAnsiTheme="minorHAnsi"/>
                <w:szCs w:val="21"/>
              </w:rPr>
            </w:pPr>
          </w:p>
        </w:tc>
        <w:tc>
          <w:tcPr>
            <w:tcW w:w="1984" w:type="dxa"/>
          </w:tcPr>
          <w:p w14:paraId="0C401F84" w14:textId="0623F953" w:rsidR="00892083" w:rsidRDefault="00892083" w:rsidP="00892083">
            <w:pPr>
              <w:rPr>
                <w:rFonts w:asciiTheme="minorHAnsi" w:eastAsia="微软雅黑" w:hAnsiTheme="minorHAnsi"/>
                <w:szCs w:val="21"/>
              </w:rPr>
            </w:pPr>
          </w:p>
        </w:tc>
        <w:tc>
          <w:tcPr>
            <w:tcW w:w="5811" w:type="dxa"/>
            <w:shd w:val="clear" w:color="auto" w:fill="auto"/>
          </w:tcPr>
          <w:p w14:paraId="1305B6DD" w14:textId="3D08905A" w:rsidR="00E94321" w:rsidRDefault="00E94321" w:rsidP="00892083">
            <w:pPr>
              <w:rPr>
                <w:rFonts w:asciiTheme="minorHAnsi" w:eastAsia="微软雅黑" w:hAnsiTheme="minorHAnsi"/>
                <w:szCs w:val="21"/>
              </w:rPr>
            </w:pPr>
          </w:p>
        </w:tc>
      </w:tr>
      <w:tr w:rsidR="00892083" w14:paraId="14E5FD94" w14:textId="77777777">
        <w:tc>
          <w:tcPr>
            <w:tcW w:w="1555" w:type="dxa"/>
            <w:shd w:val="clear" w:color="auto" w:fill="auto"/>
          </w:tcPr>
          <w:p w14:paraId="68B6C161" w14:textId="77777777" w:rsidR="00892083" w:rsidRDefault="00892083" w:rsidP="00892083">
            <w:pPr>
              <w:rPr>
                <w:rFonts w:asciiTheme="minorHAnsi" w:eastAsia="微软雅黑" w:hAnsiTheme="minorHAnsi"/>
                <w:szCs w:val="21"/>
              </w:rPr>
            </w:pPr>
          </w:p>
        </w:tc>
        <w:tc>
          <w:tcPr>
            <w:tcW w:w="1984" w:type="dxa"/>
          </w:tcPr>
          <w:p w14:paraId="46259C2D" w14:textId="3D545BB4" w:rsidR="00892083" w:rsidRDefault="00892083" w:rsidP="00892083">
            <w:pPr>
              <w:rPr>
                <w:rFonts w:asciiTheme="minorHAnsi" w:eastAsia="微软雅黑" w:hAnsiTheme="minorHAnsi"/>
                <w:szCs w:val="21"/>
              </w:rPr>
            </w:pPr>
          </w:p>
        </w:tc>
        <w:tc>
          <w:tcPr>
            <w:tcW w:w="5811" w:type="dxa"/>
            <w:shd w:val="clear" w:color="auto" w:fill="auto"/>
          </w:tcPr>
          <w:p w14:paraId="2BE54071" w14:textId="77777777" w:rsidR="00892083" w:rsidRDefault="00892083" w:rsidP="00892083">
            <w:pPr>
              <w:rPr>
                <w:rFonts w:asciiTheme="minorHAnsi" w:eastAsia="微软雅黑" w:hAnsiTheme="minorHAnsi"/>
                <w:szCs w:val="21"/>
              </w:rPr>
            </w:pPr>
          </w:p>
        </w:tc>
      </w:tr>
    </w:tbl>
    <w:p w14:paraId="2AEB9801" w14:textId="77777777" w:rsidR="007E1CC1" w:rsidRDefault="007E1CC1"/>
    <w:p w14:paraId="2B3332BC" w14:textId="77777777" w:rsidR="007E1CC1" w:rsidRDefault="007E1CC1"/>
    <w:p w14:paraId="662E1E00" w14:textId="77777777" w:rsidR="007E1CC1" w:rsidRDefault="007E1CC1"/>
    <w:p w14:paraId="1241DFB0" w14:textId="77777777" w:rsidR="007E1CC1" w:rsidRDefault="00DE3CC7">
      <w:r>
        <w:br w:type="page"/>
      </w:r>
    </w:p>
    <w:p w14:paraId="042F15D1" w14:textId="77777777" w:rsidR="007E1CC1" w:rsidRDefault="00DE3CC7">
      <w:pPr>
        <w:pStyle w:val="1"/>
      </w:pPr>
      <w:bookmarkStart w:id="24" w:name="_Toc7479"/>
      <w:r>
        <w:rPr>
          <w:rFonts w:hint="eastAsia"/>
        </w:rPr>
        <w:lastRenderedPageBreak/>
        <w:t>项目配置库</w:t>
      </w:r>
      <w:r>
        <w:rPr>
          <w:rFonts w:hint="eastAsia"/>
        </w:rPr>
        <w:t xml:space="preserve"> /</w:t>
      </w:r>
      <w:r>
        <w:t xml:space="preserve"> </w:t>
      </w:r>
      <w:r>
        <w:rPr>
          <w:rFonts w:hint="eastAsia"/>
        </w:rPr>
        <w:t>Pro</w:t>
      </w:r>
      <w:r>
        <w:t>ject CM Library</w:t>
      </w:r>
      <w:bookmarkEnd w:id="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7E1CC1" w14:paraId="3B3C18FA" w14:textId="77777777">
        <w:tc>
          <w:tcPr>
            <w:tcW w:w="9576" w:type="dxa"/>
            <w:shd w:val="clear" w:color="auto" w:fill="FFF2CC"/>
          </w:tcPr>
          <w:p w14:paraId="1D64B337" w14:textId="77777777" w:rsidR="007E1CC1" w:rsidRDefault="00DE3CC7">
            <w:pPr>
              <w:pStyle w:val="a6"/>
              <w:ind w:left="0"/>
              <w:rPr>
                <w:rFonts w:asciiTheme="minorHAnsi" w:eastAsia="微软雅黑" w:hAnsiTheme="minorHAns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Theme="minorHAnsi" w:eastAsia="微软雅黑" w:hAnsiTheme="minorHAnsi"/>
                <w:color w:val="0000FF"/>
                <w:sz w:val="16"/>
                <w:szCs w:val="16"/>
                <w:lang w:eastAsia="zh-CN"/>
              </w:rPr>
              <w:t>本节描述项目的配置库、配置库结构及</w:t>
            </w:r>
            <w:r>
              <w:rPr>
                <w:rFonts w:asciiTheme="minorHAnsi" w:eastAsia="微软雅黑" w:hAnsiTheme="minorHAnsi" w:hint="eastAsia"/>
                <w:color w:val="0000FF"/>
                <w:sz w:val="16"/>
                <w:szCs w:val="16"/>
                <w:lang w:eastAsia="zh-CN"/>
              </w:rPr>
              <w:t>相关的操作规则</w:t>
            </w:r>
          </w:p>
        </w:tc>
      </w:tr>
    </w:tbl>
    <w:p w14:paraId="0B96FA0D" w14:textId="77777777" w:rsidR="007E1CC1" w:rsidRDefault="007E1CC1"/>
    <w:p w14:paraId="3A038649" w14:textId="77777777" w:rsidR="007E1CC1" w:rsidRDefault="00DE3CC7">
      <w:pPr>
        <w:pStyle w:val="a0"/>
        <w:numPr>
          <w:ilvl w:val="0"/>
          <w:numId w:val="3"/>
        </w:numPr>
        <w:ind w:firstLineChars="0"/>
        <w:jc w:val="left"/>
        <w:rPr>
          <w:rFonts w:asciiTheme="minorHAnsi" w:eastAsia="微软雅黑" w:hAnsiTheme="minorHAnsi"/>
          <w:szCs w:val="21"/>
        </w:rPr>
      </w:pPr>
      <w:r>
        <w:rPr>
          <w:rFonts w:asciiTheme="minorHAnsi" w:eastAsia="微软雅黑" w:hAnsiTheme="minorHAnsi"/>
          <w:szCs w:val="21"/>
        </w:rPr>
        <w:t>配置库</w:t>
      </w:r>
      <w:r>
        <w:rPr>
          <w:rFonts w:asciiTheme="minorHAnsi" w:eastAsia="微软雅黑" w:hAnsiTheme="minorHAnsi" w:hint="eastAsia"/>
          <w:szCs w:val="21"/>
        </w:rPr>
        <w:t xml:space="preserve"> /</w:t>
      </w:r>
      <w:r>
        <w:rPr>
          <w:rFonts w:asciiTheme="minorHAnsi" w:eastAsia="微软雅黑" w:hAnsiTheme="minorHAnsi"/>
          <w:szCs w:val="21"/>
        </w:rPr>
        <w:t xml:space="preserve"> </w:t>
      </w:r>
      <w:r>
        <w:rPr>
          <w:rFonts w:asciiTheme="minorHAnsi" w:eastAsia="微软雅黑" w:hAnsiTheme="minorHAnsi" w:hint="eastAsia"/>
          <w:szCs w:val="21"/>
        </w:rPr>
        <w:t>CM</w:t>
      </w:r>
      <w:r>
        <w:rPr>
          <w:rFonts w:asciiTheme="minorHAnsi" w:eastAsia="微软雅黑" w:hAnsiTheme="minorHAnsi"/>
          <w:szCs w:val="21"/>
        </w:rPr>
        <w:t xml:space="preserve"> Lib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7E1CC1" w14:paraId="1B0E575D" w14:textId="77777777">
        <w:tc>
          <w:tcPr>
            <w:tcW w:w="9576" w:type="dxa"/>
            <w:shd w:val="clear" w:color="auto" w:fill="FFF2CC"/>
          </w:tcPr>
          <w:p w14:paraId="344375E3" w14:textId="77777777" w:rsidR="007E1CC1" w:rsidRDefault="00DE3CC7">
            <w:pPr>
              <w:pStyle w:val="a6"/>
              <w:ind w:left="0"/>
              <w:rPr>
                <w:rFonts w:asciiTheme="minorHAnsi" w:eastAsia="微软雅黑" w:hAnsiTheme="minorHAns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Theme="minorHAnsi" w:eastAsia="微软雅黑" w:hAnsiTheme="minorHAnsi"/>
                <w:color w:val="0000FF"/>
                <w:sz w:val="16"/>
                <w:szCs w:val="16"/>
                <w:lang w:eastAsia="zh-CN"/>
              </w:rPr>
              <w:t>如果项目使用多个配置库，下述表格需拷贝多份，分别记录每个配置库的信息</w:t>
            </w:r>
          </w:p>
        </w:tc>
      </w:tr>
    </w:tbl>
    <w:p w14:paraId="103A52B8" w14:textId="77777777" w:rsidR="007E1CC1" w:rsidRDefault="007E1CC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5673"/>
      </w:tblGrid>
      <w:tr w:rsidR="007E1CC1" w14:paraId="1253C436" w14:textId="77777777">
        <w:trPr>
          <w:trHeight w:val="325"/>
        </w:trPr>
        <w:tc>
          <w:tcPr>
            <w:tcW w:w="2122" w:type="dxa"/>
            <w:shd w:val="clear" w:color="auto" w:fill="F2F2F2"/>
          </w:tcPr>
          <w:p w14:paraId="28841EB5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配置库名称</w:t>
            </w:r>
          </w:p>
          <w:p w14:paraId="6F9AD2A1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CM</w:t>
            </w:r>
            <w:r>
              <w:rPr>
                <w:rFonts w:eastAsia="黑体" w:cs="Calibri"/>
                <w:b/>
              </w:rPr>
              <w:t xml:space="preserve"> </w:t>
            </w:r>
            <w:r>
              <w:rPr>
                <w:rFonts w:eastAsia="黑体" w:cs="Calibri" w:hint="eastAsia"/>
                <w:b/>
              </w:rPr>
              <w:t>Lib</w:t>
            </w:r>
            <w:r>
              <w:rPr>
                <w:rFonts w:eastAsia="黑体" w:cs="Calibri"/>
                <w:b/>
              </w:rPr>
              <w:t xml:space="preserve"> Name</w:t>
            </w:r>
          </w:p>
        </w:tc>
        <w:tc>
          <w:tcPr>
            <w:tcW w:w="5673" w:type="dxa"/>
            <w:shd w:val="clear" w:color="auto" w:fill="FFFFFF"/>
          </w:tcPr>
          <w:p w14:paraId="218F5244" w14:textId="77777777" w:rsidR="007E1CC1" w:rsidRPr="00E94321" w:rsidRDefault="007E1CC1">
            <w:pPr>
              <w:widowControl/>
              <w:spacing w:before="60" w:after="60"/>
              <w:rPr>
                <w:rFonts w:eastAsia="微软雅黑" w:cs="Times New Roman"/>
                <w:b/>
                <w:color w:val="000000" w:themeColor="text1"/>
                <w:kern w:val="0"/>
                <w:szCs w:val="21"/>
              </w:rPr>
            </w:pPr>
          </w:p>
        </w:tc>
      </w:tr>
      <w:tr w:rsidR="007E1CC1" w14:paraId="0B315ABE" w14:textId="77777777">
        <w:trPr>
          <w:trHeight w:val="257"/>
        </w:trPr>
        <w:tc>
          <w:tcPr>
            <w:tcW w:w="2122" w:type="dxa"/>
            <w:shd w:val="clear" w:color="auto" w:fill="F2F2F2"/>
            <w:vAlign w:val="center"/>
          </w:tcPr>
          <w:p w14:paraId="329B065D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配置管理工具</w:t>
            </w:r>
            <w:r>
              <w:rPr>
                <w:rFonts w:eastAsia="黑体" w:cs="Calibri"/>
                <w:b/>
              </w:rPr>
              <w:t>&amp;</w:t>
            </w:r>
            <w:r>
              <w:rPr>
                <w:rFonts w:eastAsia="黑体" w:cs="Calibri"/>
                <w:b/>
              </w:rPr>
              <w:t>版本</w:t>
            </w:r>
          </w:p>
          <w:p w14:paraId="004FE0DA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CM Tool</w:t>
            </w:r>
            <w:r>
              <w:rPr>
                <w:rFonts w:eastAsia="黑体" w:cs="Calibri"/>
                <w:b/>
              </w:rPr>
              <w:t>s &amp; Version</w:t>
            </w:r>
          </w:p>
        </w:tc>
        <w:tc>
          <w:tcPr>
            <w:tcW w:w="5673" w:type="dxa"/>
            <w:shd w:val="clear" w:color="auto" w:fill="FFFFFF"/>
            <w:vAlign w:val="center"/>
          </w:tcPr>
          <w:p w14:paraId="1371AE1D" w14:textId="2D20A092" w:rsidR="007E1CC1" w:rsidRPr="00E94321" w:rsidRDefault="007E1CC1">
            <w:pPr>
              <w:widowControl/>
              <w:spacing w:before="60" w:after="60"/>
              <w:rPr>
                <w:rFonts w:eastAsia="微软雅黑" w:cs="Times New Roman"/>
                <w:color w:val="000000" w:themeColor="text1"/>
                <w:kern w:val="0"/>
                <w:szCs w:val="21"/>
              </w:rPr>
            </w:pPr>
          </w:p>
        </w:tc>
      </w:tr>
      <w:tr w:rsidR="007E1CC1" w14:paraId="02BCB2B7" w14:textId="77777777">
        <w:trPr>
          <w:trHeight w:val="257"/>
        </w:trPr>
        <w:tc>
          <w:tcPr>
            <w:tcW w:w="2122" w:type="dxa"/>
            <w:shd w:val="clear" w:color="auto" w:fill="F2F2F2"/>
            <w:vAlign w:val="center"/>
          </w:tcPr>
          <w:p w14:paraId="7F72E273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配置库地址</w:t>
            </w:r>
          </w:p>
          <w:p w14:paraId="75664759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CM Lib Address</w:t>
            </w:r>
          </w:p>
        </w:tc>
        <w:tc>
          <w:tcPr>
            <w:tcW w:w="5673" w:type="dxa"/>
            <w:shd w:val="clear" w:color="auto" w:fill="FFFFFF"/>
            <w:vAlign w:val="center"/>
          </w:tcPr>
          <w:p w14:paraId="6FCC1133" w14:textId="77777777" w:rsidR="007E1CC1" w:rsidRPr="00E94321" w:rsidRDefault="007E1CC1">
            <w:pPr>
              <w:widowControl/>
              <w:spacing w:before="60" w:after="60"/>
              <w:rPr>
                <w:rFonts w:eastAsia="微软雅黑" w:cs="Times New Roman"/>
                <w:color w:val="000000" w:themeColor="text1"/>
                <w:kern w:val="0"/>
                <w:szCs w:val="21"/>
              </w:rPr>
            </w:pPr>
          </w:p>
        </w:tc>
      </w:tr>
      <w:tr w:rsidR="007E1CC1" w14:paraId="4060431A" w14:textId="77777777">
        <w:tc>
          <w:tcPr>
            <w:tcW w:w="2122" w:type="dxa"/>
            <w:shd w:val="clear" w:color="auto" w:fill="F2F2F2"/>
          </w:tcPr>
          <w:p w14:paraId="1C20BA39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管理内容</w:t>
            </w:r>
          </w:p>
          <w:p w14:paraId="2E94E8D7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CM Lib Content</w:t>
            </w:r>
          </w:p>
        </w:tc>
        <w:tc>
          <w:tcPr>
            <w:tcW w:w="5673" w:type="dxa"/>
            <w:shd w:val="clear" w:color="auto" w:fill="FFFFFF"/>
          </w:tcPr>
          <w:p w14:paraId="21B53934" w14:textId="57BCDC73" w:rsidR="007E1CC1" w:rsidRPr="00E94321" w:rsidRDefault="007E1CC1">
            <w:pPr>
              <w:rPr>
                <w:rFonts w:eastAsia="微软雅黑" w:cs="Times New Roman"/>
                <w:color w:val="000000" w:themeColor="text1"/>
                <w:kern w:val="0"/>
                <w:szCs w:val="21"/>
              </w:rPr>
            </w:pPr>
          </w:p>
        </w:tc>
      </w:tr>
    </w:tbl>
    <w:p w14:paraId="47FB13A9" w14:textId="77777777" w:rsidR="007E1CC1" w:rsidRDefault="007E1CC1"/>
    <w:p w14:paraId="062E24B9" w14:textId="77777777" w:rsidR="007E1CC1" w:rsidRDefault="00DE3CC7">
      <w:pPr>
        <w:pStyle w:val="a0"/>
        <w:numPr>
          <w:ilvl w:val="0"/>
          <w:numId w:val="3"/>
        </w:numPr>
        <w:ind w:firstLineChars="0"/>
        <w:jc w:val="left"/>
        <w:rPr>
          <w:rFonts w:asciiTheme="minorHAnsi" w:eastAsia="微软雅黑" w:hAnsiTheme="minorHAnsi"/>
          <w:szCs w:val="21"/>
        </w:rPr>
      </w:pPr>
      <w:r>
        <w:rPr>
          <w:rFonts w:asciiTheme="minorHAnsi" w:eastAsia="微软雅黑" w:hAnsiTheme="minorHAnsi"/>
          <w:szCs w:val="21"/>
        </w:rPr>
        <w:t>配置库</w:t>
      </w:r>
      <w:r>
        <w:rPr>
          <w:rFonts w:asciiTheme="minorHAnsi" w:eastAsia="微软雅黑" w:hAnsiTheme="minorHAnsi" w:hint="eastAsia"/>
          <w:szCs w:val="21"/>
        </w:rPr>
        <w:t>结构</w:t>
      </w:r>
      <w:r>
        <w:rPr>
          <w:rFonts w:asciiTheme="minorHAnsi" w:eastAsia="微软雅黑" w:hAnsiTheme="minorHAnsi" w:hint="eastAsia"/>
          <w:szCs w:val="21"/>
        </w:rPr>
        <w:t xml:space="preserve"> / CM Lib Structure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7E1CC1" w14:paraId="3E39BBEE" w14:textId="77777777">
        <w:tc>
          <w:tcPr>
            <w:tcW w:w="9576" w:type="dxa"/>
            <w:shd w:val="clear" w:color="auto" w:fill="FFF2CC"/>
          </w:tcPr>
          <w:p w14:paraId="33437705" w14:textId="77777777" w:rsidR="007E1CC1" w:rsidRDefault="00DE3CC7">
            <w:pPr>
              <w:pStyle w:val="a6"/>
              <w:ind w:left="0"/>
              <w:rPr>
                <w:rFonts w:asciiTheme="minorHAnsi" w:eastAsia="微软雅黑" w:hAnsiTheme="minorHAns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Theme="minorHAnsi" w:eastAsia="微软雅黑" w:hAnsiTheme="minorHAnsi" w:hint="eastAsia"/>
                <w:color w:val="0000FF"/>
                <w:sz w:val="16"/>
                <w:szCs w:val="16"/>
                <w:lang w:eastAsia="zh-CN"/>
              </w:rPr>
              <w:t>定义配置库的结构及权限，一般情况下配置库的类型分别为：开发库，基线库和发布库。</w:t>
            </w:r>
          </w:p>
        </w:tc>
      </w:tr>
    </w:tbl>
    <w:p w14:paraId="47EB6D61" w14:textId="77777777" w:rsidR="007E1CC1" w:rsidRDefault="007E1CC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3544"/>
        <w:gridCol w:w="4535"/>
      </w:tblGrid>
      <w:tr w:rsidR="007E1CC1" w14:paraId="3A7F08F3" w14:textId="77777777">
        <w:trPr>
          <w:trHeight w:val="325"/>
        </w:trPr>
        <w:tc>
          <w:tcPr>
            <w:tcW w:w="127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DD00CDD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分类</w:t>
            </w:r>
          </w:p>
          <w:p w14:paraId="218A3FF8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Category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FC4E416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描述</w:t>
            </w:r>
          </w:p>
          <w:p w14:paraId="4F6EF569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  <w:tc>
          <w:tcPr>
            <w:tcW w:w="45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EC999AE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权限及操作规则</w:t>
            </w:r>
          </w:p>
          <w:p w14:paraId="47198E90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Access rights</w:t>
            </w:r>
            <w:r>
              <w:rPr>
                <w:rFonts w:eastAsia="黑体" w:cs="Calibri"/>
                <w:b/>
              </w:rPr>
              <w:t xml:space="preserve"> and rules</w:t>
            </w:r>
          </w:p>
        </w:tc>
      </w:tr>
      <w:tr w:rsidR="007E1CC1" w14:paraId="65483B27" w14:textId="77777777">
        <w:trPr>
          <w:trHeight w:val="257"/>
        </w:trPr>
        <w:tc>
          <w:tcPr>
            <w:tcW w:w="1271" w:type="dxa"/>
            <w:shd w:val="clear" w:color="auto" w:fill="FFFFFF" w:themeFill="background1"/>
          </w:tcPr>
          <w:p w14:paraId="36871590" w14:textId="5092DE41" w:rsidR="007E1CC1" w:rsidRDefault="007E1CC1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7753137F" w14:textId="655A343C" w:rsidR="007E1CC1" w:rsidRDefault="007E1CC1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4535" w:type="dxa"/>
            <w:shd w:val="clear" w:color="auto" w:fill="FFFFFF" w:themeFill="background1"/>
          </w:tcPr>
          <w:p w14:paraId="491FD557" w14:textId="036218B3" w:rsidR="007E1CC1" w:rsidRDefault="007E1CC1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7E1CC1" w14:paraId="197AA239" w14:textId="77777777">
        <w:trPr>
          <w:trHeight w:val="257"/>
        </w:trPr>
        <w:tc>
          <w:tcPr>
            <w:tcW w:w="1271" w:type="dxa"/>
            <w:shd w:val="clear" w:color="auto" w:fill="FFFFFF" w:themeFill="background1"/>
          </w:tcPr>
          <w:p w14:paraId="1F122B20" w14:textId="4AB3FB76" w:rsidR="007E1CC1" w:rsidRDefault="007E1CC1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170D29F1" w14:textId="1E415058" w:rsidR="007E1CC1" w:rsidRDefault="007E1CC1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4535" w:type="dxa"/>
            <w:shd w:val="clear" w:color="auto" w:fill="FFFFFF" w:themeFill="background1"/>
          </w:tcPr>
          <w:p w14:paraId="2535BC04" w14:textId="2D653224" w:rsidR="007E1CC1" w:rsidRDefault="007E1CC1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7E1CC1" w14:paraId="6D76B9BD" w14:textId="77777777">
        <w:tc>
          <w:tcPr>
            <w:tcW w:w="1271" w:type="dxa"/>
            <w:shd w:val="clear" w:color="auto" w:fill="FFFFFF" w:themeFill="background1"/>
          </w:tcPr>
          <w:p w14:paraId="10AE2419" w14:textId="41BD9286" w:rsidR="007E1CC1" w:rsidRDefault="007E1CC1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03ABA030" w14:textId="4B561DAF" w:rsidR="007E1CC1" w:rsidRDefault="007E1CC1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4535" w:type="dxa"/>
            <w:shd w:val="clear" w:color="auto" w:fill="FFFFFF" w:themeFill="background1"/>
          </w:tcPr>
          <w:p w14:paraId="5B9B3CC2" w14:textId="75C2C03F" w:rsidR="007E1CC1" w:rsidRDefault="007E1CC1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</w:tbl>
    <w:p w14:paraId="7EC06AA3" w14:textId="5203C2D7" w:rsidR="007E1CC1" w:rsidRPr="00374DC8" w:rsidRDefault="00DE3CC7">
      <w:pPr>
        <w:rPr>
          <w:rFonts w:ascii="微软雅黑" w:eastAsia="微软雅黑" w:hAnsi="微软雅黑"/>
          <w:iCs/>
          <w:color w:val="000000" w:themeColor="text1"/>
          <w:sz w:val="18"/>
          <w:szCs w:val="18"/>
        </w:rPr>
      </w:pPr>
      <w:r w:rsidRPr="00374DC8">
        <w:rPr>
          <w:rFonts w:ascii="微软雅黑" w:eastAsia="微软雅黑" w:hAnsi="微软雅黑"/>
          <w:iCs/>
          <w:color w:val="000000" w:themeColor="text1"/>
          <w:sz w:val="18"/>
          <w:szCs w:val="18"/>
        </w:rPr>
        <w:t>项目配置库的</w:t>
      </w:r>
      <w:r w:rsidR="00374DC8">
        <w:rPr>
          <w:rFonts w:ascii="微软雅黑" w:eastAsia="微软雅黑" w:hAnsi="微软雅黑" w:hint="eastAsia"/>
          <w:iCs/>
          <w:color w:val="000000" w:themeColor="text1"/>
          <w:sz w:val="18"/>
          <w:szCs w:val="18"/>
        </w:rPr>
        <w:t>详细</w:t>
      </w:r>
      <w:r w:rsidRPr="00374DC8">
        <w:rPr>
          <w:rFonts w:ascii="微软雅黑" w:eastAsia="微软雅黑" w:hAnsi="微软雅黑"/>
          <w:iCs/>
          <w:color w:val="000000" w:themeColor="text1"/>
          <w:sz w:val="18"/>
          <w:szCs w:val="18"/>
        </w:rPr>
        <w:t>目录结构和权限参见《</w:t>
      </w:r>
      <w:r w:rsidR="00374DC8" w:rsidRPr="00374DC8">
        <w:rPr>
          <w:rFonts w:ascii="微软雅黑" w:eastAsia="微软雅黑" w:hAnsi="微软雅黑" w:hint="eastAsia"/>
          <w:iCs/>
          <w:color w:val="000000" w:themeColor="text1"/>
          <w:sz w:val="18"/>
          <w:szCs w:val="18"/>
        </w:rPr>
        <w:t>configuration</w:t>
      </w:r>
      <w:r w:rsidR="00374DC8" w:rsidRPr="00374DC8">
        <w:rPr>
          <w:rFonts w:ascii="微软雅黑" w:eastAsia="微软雅黑" w:hAnsi="微软雅黑"/>
          <w:iCs/>
          <w:color w:val="000000" w:themeColor="text1"/>
          <w:sz w:val="18"/>
          <w:szCs w:val="18"/>
        </w:rPr>
        <w:t xml:space="preserve"> </w:t>
      </w:r>
      <w:r w:rsidR="00374DC8" w:rsidRPr="00374DC8">
        <w:rPr>
          <w:rFonts w:ascii="微软雅黑" w:eastAsia="微软雅黑" w:hAnsi="微软雅黑" w:hint="eastAsia"/>
          <w:iCs/>
          <w:color w:val="000000" w:themeColor="text1"/>
          <w:sz w:val="18"/>
          <w:szCs w:val="18"/>
        </w:rPr>
        <w:t>management</w:t>
      </w:r>
      <w:r w:rsidR="00374DC8" w:rsidRPr="00374DC8">
        <w:rPr>
          <w:rFonts w:ascii="微软雅黑" w:eastAsia="微软雅黑" w:hAnsi="微软雅黑"/>
          <w:iCs/>
          <w:color w:val="000000" w:themeColor="text1"/>
          <w:sz w:val="18"/>
          <w:szCs w:val="18"/>
        </w:rPr>
        <w:t xml:space="preserve"> </w:t>
      </w:r>
      <w:r w:rsidR="00374DC8" w:rsidRPr="00374DC8">
        <w:rPr>
          <w:rFonts w:ascii="微软雅黑" w:eastAsia="微软雅黑" w:hAnsi="微软雅黑" w:hint="eastAsia"/>
          <w:iCs/>
          <w:color w:val="000000" w:themeColor="text1"/>
          <w:sz w:val="18"/>
          <w:szCs w:val="18"/>
        </w:rPr>
        <w:t>lib</w:t>
      </w:r>
      <w:r w:rsidRPr="00374DC8">
        <w:rPr>
          <w:rFonts w:ascii="微软雅黑" w:eastAsia="微软雅黑" w:hAnsi="微软雅黑"/>
          <w:iCs/>
          <w:color w:val="000000" w:themeColor="text1"/>
          <w:sz w:val="18"/>
          <w:szCs w:val="18"/>
        </w:rPr>
        <w:t>》</w:t>
      </w:r>
    </w:p>
    <w:p w14:paraId="36C7ED78" w14:textId="77777777" w:rsidR="007E1CC1" w:rsidRPr="00374DC8" w:rsidRDefault="007E1CC1">
      <w:pPr>
        <w:rPr>
          <w:iCs/>
        </w:rPr>
      </w:pPr>
    </w:p>
    <w:p w14:paraId="2EEDF0FB" w14:textId="17687061" w:rsidR="007E1CC1" w:rsidRDefault="00DE3CC7">
      <w:pPr>
        <w:pStyle w:val="a0"/>
        <w:numPr>
          <w:ilvl w:val="0"/>
          <w:numId w:val="3"/>
        </w:numPr>
        <w:ind w:firstLineChars="0"/>
        <w:jc w:val="left"/>
        <w:rPr>
          <w:rFonts w:asciiTheme="minorHAnsi" w:eastAsia="微软雅黑" w:hAnsiTheme="minorHAnsi"/>
          <w:szCs w:val="21"/>
        </w:rPr>
      </w:pPr>
      <w:r>
        <w:rPr>
          <w:rFonts w:asciiTheme="minorHAnsi" w:eastAsia="微软雅黑" w:hAnsiTheme="minorHAnsi"/>
          <w:szCs w:val="21"/>
        </w:rPr>
        <w:t>配置库</w:t>
      </w:r>
      <w:r>
        <w:rPr>
          <w:rFonts w:asciiTheme="minorHAnsi" w:eastAsia="微软雅黑" w:hAnsiTheme="minorHAnsi" w:hint="eastAsia"/>
          <w:szCs w:val="21"/>
        </w:rPr>
        <w:t>使用规则</w:t>
      </w:r>
      <w:r>
        <w:rPr>
          <w:rFonts w:asciiTheme="minorHAnsi" w:eastAsia="微软雅黑" w:hAnsiTheme="minorHAnsi" w:hint="eastAsia"/>
          <w:szCs w:val="21"/>
        </w:rPr>
        <w:t xml:space="preserve"> / Rules</w:t>
      </w:r>
      <w:r>
        <w:rPr>
          <w:rFonts w:asciiTheme="minorHAnsi" w:eastAsia="微软雅黑" w:hAnsiTheme="minorHAnsi"/>
          <w:szCs w:val="21"/>
        </w:rPr>
        <w:t xml:space="preserve"> </w:t>
      </w:r>
      <w:r>
        <w:rPr>
          <w:rFonts w:asciiTheme="minorHAnsi" w:eastAsia="微软雅黑" w:hAnsiTheme="minorHAnsi" w:hint="eastAsia"/>
          <w:szCs w:val="21"/>
        </w:rPr>
        <w:t>for the usage of CM Lib</w:t>
      </w:r>
    </w:p>
    <w:p w14:paraId="1CABE96B" w14:textId="53E6479E" w:rsidR="00374DC8" w:rsidRDefault="00374DC8" w:rsidP="00374DC8">
      <w:pPr>
        <w:pStyle w:val="a0"/>
        <w:ind w:left="360" w:firstLineChars="0" w:firstLine="0"/>
        <w:jc w:val="left"/>
        <w:rPr>
          <w:rFonts w:asciiTheme="minorHAnsi" w:eastAsia="微软雅黑" w:hAnsiTheme="minorHAnsi"/>
          <w:szCs w:val="21"/>
        </w:rPr>
      </w:pPr>
      <w:r>
        <w:rPr>
          <w:rFonts w:asciiTheme="minorHAnsi" w:eastAsia="微软雅黑" w:hAnsiTheme="minorHAnsi" w:hint="eastAsia"/>
          <w:szCs w:val="21"/>
        </w:rPr>
        <w:t>配置库操作指南：</w:t>
      </w:r>
    </w:p>
    <w:p w14:paraId="4456553C" w14:textId="3658C456" w:rsidR="00374DC8" w:rsidRDefault="00374DC8" w:rsidP="00374DC8">
      <w:pPr>
        <w:pStyle w:val="a0"/>
        <w:ind w:left="360" w:firstLineChars="0" w:firstLine="0"/>
        <w:jc w:val="left"/>
        <w:rPr>
          <w:rFonts w:asciiTheme="minorHAnsi" w:eastAsia="微软雅黑" w:hAnsiTheme="minorHAnsi"/>
          <w:szCs w:val="21"/>
        </w:rPr>
      </w:pPr>
      <w:r>
        <w:rPr>
          <w:rFonts w:asciiTheme="minorHAnsi" w:eastAsia="微软雅黑" w:hAnsiTheme="minorHAnsi" w:hint="eastAsia"/>
          <w:szCs w:val="21"/>
        </w:rPr>
        <w:t>分支的操作规则：</w:t>
      </w:r>
    </w:p>
    <w:p w14:paraId="7A421ABB" w14:textId="77777777" w:rsidR="007E1CC1" w:rsidRDefault="00DE3CC7">
      <w:r>
        <w:rPr>
          <w:rFonts w:ascii="微软雅黑" w:eastAsia="微软雅黑" w:hAnsi="微软雅黑" w:hint="eastAsia"/>
          <w:i/>
          <w:color w:val="A6A6A6" w:themeColor="background1" w:themeShade="A6"/>
          <w:sz w:val="18"/>
          <w:szCs w:val="18"/>
        </w:rPr>
        <w:t>注：配置库操作指南应包括开发库的操作规则、基线库的操作规则（基线的创建和变更）、发布库的操作规则（产能发布）、分支的操作规则</w:t>
      </w:r>
    </w:p>
    <w:p w14:paraId="5508827A" w14:textId="77777777" w:rsidR="007E1CC1" w:rsidRDefault="007E1CC1"/>
    <w:p w14:paraId="4282569D" w14:textId="77777777" w:rsidR="007E1CC1" w:rsidRDefault="00DE3CC7">
      <w:pPr>
        <w:widowControl/>
        <w:jc w:val="left"/>
      </w:pPr>
      <w:bookmarkStart w:id="25" w:name="_Toc439080478"/>
      <w:r>
        <w:br w:type="page"/>
      </w:r>
    </w:p>
    <w:p w14:paraId="1D41AC24" w14:textId="77777777" w:rsidR="007E1CC1" w:rsidRDefault="00DE3CC7">
      <w:pPr>
        <w:pStyle w:val="1"/>
      </w:pPr>
      <w:bookmarkStart w:id="26" w:name="_Toc20229"/>
      <w:r>
        <w:rPr>
          <w:rFonts w:hint="eastAsia"/>
        </w:rPr>
        <w:lastRenderedPageBreak/>
        <w:t>配置项管理</w:t>
      </w:r>
      <w:r>
        <w:rPr>
          <w:rFonts w:hint="eastAsia"/>
        </w:rPr>
        <w:t xml:space="preserve"> /</w:t>
      </w:r>
      <w:r>
        <w:t xml:space="preserve"> </w:t>
      </w:r>
      <w:r>
        <w:rPr>
          <w:rFonts w:hint="eastAsia"/>
        </w:rPr>
        <w:t>C</w:t>
      </w:r>
      <w:r>
        <w:t>onfiguration Items Management</w:t>
      </w:r>
      <w:bookmarkEnd w:id="26"/>
    </w:p>
    <w:p w14:paraId="50BFFAFE" w14:textId="152F1A49" w:rsidR="00FF2146" w:rsidRPr="00FF2146" w:rsidRDefault="00DE3CC7" w:rsidP="00FF2146">
      <w:pPr>
        <w:pStyle w:val="a0"/>
        <w:numPr>
          <w:ilvl w:val="0"/>
          <w:numId w:val="3"/>
        </w:numPr>
        <w:ind w:firstLineChars="0"/>
        <w:jc w:val="left"/>
        <w:rPr>
          <w:rFonts w:asciiTheme="minorHAnsi" w:eastAsia="微软雅黑" w:hAnsiTheme="minorHAnsi"/>
          <w:szCs w:val="21"/>
        </w:rPr>
      </w:pPr>
      <w:r>
        <w:rPr>
          <w:rFonts w:asciiTheme="minorHAnsi" w:eastAsia="微软雅黑" w:hAnsiTheme="minorHAnsi" w:hint="eastAsia"/>
          <w:szCs w:val="21"/>
        </w:rPr>
        <w:t>识别</w:t>
      </w:r>
      <w:r>
        <w:rPr>
          <w:rFonts w:asciiTheme="minorHAnsi" w:eastAsia="微软雅黑" w:hAnsiTheme="minorHAnsi"/>
          <w:szCs w:val="21"/>
        </w:rPr>
        <w:t>配置</w:t>
      </w:r>
      <w:r>
        <w:rPr>
          <w:rFonts w:asciiTheme="minorHAnsi" w:eastAsia="微软雅黑" w:hAnsiTheme="minorHAnsi" w:hint="eastAsia"/>
          <w:szCs w:val="21"/>
        </w:rPr>
        <w:t>项</w:t>
      </w:r>
      <w:r>
        <w:rPr>
          <w:rFonts w:asciiTheme="minorHAnsi" w:eastAsia="微软雅黑" w:hAnsiTheme="minorHAnsi" w:hint="eastAsia"/>
          <w:szCs w:val="21"/>
        </w:rPr>
        <w:t xml:space="preserve"> /</w:t>
      </w:r>
      <w:r>
        <w:rPr>
          <w:rFonts w:asciiTheme="minorHAnsi" w:eastAsia="微软雅黑" w:hAnsiTheme="minorHAnsi"/>
          <w:szCs w:val="21"/>
        </w:rPr>
        <w:t xml:space="preserve"> Identification of Configuration Items</w:t>
      </w:r>
    </w:p>
    <w:p w14:paraId="02A307DE" w14:textId="77777777" w:rsidR="007E1CC1" w:rsidRDefault="00DE3CC7">
      <w:pPr>
        <w:pStyle w:val="a0"/>
        <w:numPr>
          <w:ilvl w:val="0"/>
          <w:numId w:val="3"/>
        </w:numPr>
        <w:ind w:firstLineChars="0"/>
        <w:jc w:val="left"/>
        <w:rPr>
          <w:rFonts w:asciiTheme="minorHAnsi" w:eastAsia="微软雅黑" w:hAnsiTheme="minorHAnsi"/>
          <w:szCs w:val="21"/>
        </w:rPr>
      </w:pPr>
      <w:r>
        <w:rPr>
          <w:rFonts w:asciiTheme="minorHAnsi" w:eastAsia="微软雅黑" w:hAnsiTheme="minorHAnsi" w:hint="eastAsia"/>
          <w:szCs w:val="21"/>
        </w:rPr>
        <w:t>配置项状态管理</w:t>
      </w:r>
      <w:r>
        <w:rPr>
          <w:rFonts w:asciiTheme="minorHAnsi" w:eastAsia="微软雅黑" w:hAnsiTheme="minorHAnsi" w:hint="eastAsia"/>
          <w:szCs w:val="21"/>
        </w:rPr>
        <w:t xml:space="preserve"> /</w:t>
      </w:r>
      <w:r>
        <w:rPr>
          <w:rFonts w:asciiTheme="minorHAnsi" w:eastAsia="微软雅黑" w:hAnsiTheme="minorHAnsi"/>
          <w:szCs w:val="21"/>
        </w:rPr>
        <w:t xml:space="preserve"> Configuration Items </w:t>
      </w:r>
      <w:r>
        <w:rPr>
          <w:rFonts w:asciiTheme="minorHAnsi" w:eastAsia="微软雅黑" w:hAnsiTheme="minorHAnsi" w:hint="eastAsia"/>
          <w:szCs w:val="21"/>
        </w:rPr>
        <w:t>St</w:t>
      </w:r>
      <w:r>
        <w:rPr>
          <w:rFonts w:asciiTheme="minorHAnsi" w:eastAsia="微软雅黑" w:hAnsiTheme="minorHAnsi"/>
          <w:szCs w:val="21"/>
        </w:rPr>
        <w:t>atus Management</w:t>
      </w:r>
    </w:p>
    <w:p w14:paraId="0A3FDF84" w14:textId="77777777" w:rsidR="007E1CC1" w:rsidRDefault="00DE3CC7">
      <w:pPr>
        <w:pStyle w:val="a0"/>
        <w:numPr>
          <w:ilvl w:val="0"/>
          <w:numId w:val="3"/>
        </w:numPr>
        <w:ind w:firstLineChars="0"/>
        <w:jc w:val="left"/>
        <w:rPr>
          <w:rFonts w:asciiTheme="minorHAnsi" w:eastAsia="微软雅黑" w:hAnsiTheme="minorHAnsi"/>
          <w:szCs w:val="21"/>
        </w:rPr>
      </w:pPr>
      <w:r>
        <w:rPr>
          <w:rFonts w:asciiTheme="minorHAnsi" w:eastAsia="微软雅黑" w:hAnsiTheme="minorHAnsi"/>
          <w:szCs w:val="21"/>
        </w:rPr>
        <w:t>配置</w:t>
      </w:r>
      <w:r>
        <w:rPr>
          <w:rFonts w:asciiTheme="minorHAnsi" w:eastAsia="微软雅黑" w:hAnsiTheme="minorHAnsi" w:hint="eastAsia"/>
          <w:szCs w:val="21"/>
        </w:rPr>
        <w:t>项规则</w:t>
      </w:r>
      <w:r>
        <w:rPr>
          <w:rFonts w:asciiTheme="minorHAnsi" w:eastAsia="微软雅黑" w:hAnsiTheme="minorHAnsi" w:hint="eastAsia"/>
          <w:szCs w:val="21"/>
        </w:rPr>
        <w:t xml:space="preserve"> /</w:t>
      </w:r>
      <w:r>
        <w:rPr>
          <w:rFonts w:asciiTheme="minorHAnsi" w:eastAsia="微软雅黑" w:hAnsiTheme="minorHAnsi"/>
          <w:szCs w:val="21"/>
        </w:rPr>
        <w:t xml:space="preserve"> Configuration Items </w:t>
      </w:r>
      <w:r>
        <w:rPr>
          <w:rFonts w:asciiTheme="minorHAnsi" w:eastAsia="微软雅黑" w:hAnsiTheme="minorHAnsi" w:hint="eastAsia"/>
          <w:szCs w:val="21"/>
        </w:rPr>
        <w:t>Rule</w:t>
      </w:r>
    </w:p>
    <w:p w14:paraId="5AEFAAE9" w14:textId="77777777" w:rsidR="007E1CC1" w:rsidRDefault="00DE3CC7">
      <w:pPr>
        <w:rPr>
          <w:rFonts w:ascii="微软雅黑" w:eastAsia="微软雅黑" w:hAnsi="微软雅黑"/>
          <w:i/>
          <w:color w:val="FF0000"/>
          <w:sz w:val="18"/>
          <w:szCs w:val="18"/>
        </w:rPr>
      </w:pPr>
      <w:r>
        <w:rPr>
          <w:rFonts w:ascii="微软雅黑" w:eastAsia="微软雅黑" w:hAnsi="微软雅黑" w:hint="eastAsia"/>
          <w:i/>
          <w:color w:val="FF0000"/>
          <w:sz w:val="18"/>
          <w:szCs w:val="18"/>
        </w:rPr>
        <w:t>配置项的生成、修改、删除、发布的规则；</w:t>
      </w:r>
    </w:p>
    <w:p w14:paraId="377C92EC" w14:textId="77777777" w:rsidR="007E1CC1" w:rsidRDefault="00DE3CC7">
      <w:pPr>
        <w:rPr>
          <w:rFonts w:ascii="微软雅黑" w:eastAsia="微软雅黑" w:hAnsi="微软雅黑"/>
          <w:i/>
          <w:color w:val="FF0000"/>
          <w:sz w:val="18"/>
          <w:szCs w:val="18"/>
        </w:rPr>
      </w:pPr>
      <w:bookmarkStart w:id="27" w:name="_Hlk63085299"/>
      <w:r>
        <w:rPr>
          <w:rFonts w:ascii="微软雅黑" w:eastAsia="微软雅黑" w:hAnsi="微软雅黑" w:hint="eastAsia"/>
          <w:i/>
          <w:color w:val="FF0000"/>
          <w:sz w:val="18"/>
          <w:szCs w:val="18"/>
        </w:rPr>
        <w:t>配置项应包括：文件名、作者、批准人、版本、变更履历、文档状态等</w:t>
      </w:r>
      <w:bookmarkEnd w:id="27"/>
      <w:r>
        <w:rPr>
          <w:rFonts w:ascii="微软雅黑" w:eastAsia="微软雅黑" w:hAnsi="微软雅黑" w:hint="eastAsia"/>
          <w:i/>
          <w:color w:val="FF0000"/>
          <w:sz w:val="18"/>
          <w:szCs w:val="18"/>
        </w:rPr>
        <w:t>;</w:t>
      </w:r>
    </w:p>
    <w:p w14:paraId="411D3F40" w14:textId="77777777" w:rsidR="007E1CC1" w:rsidRDefault="007E1CC1">
      <w:pPr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</w:pPr>
    </w:p>
    <w:p w14:paraId="1A105A16" w14:textId="77777777" w:rsidR="007E1CC1" w:rsidRDefault="007E1CC1">
      <w:pPr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</w:pPr>
    </w:p>
    <w:p w14:paraId="005CBDAF" w14:textId="77777777" w:rsidR="007E1CC1" w:rsidRDefault="00DE3CC7">
      <w:pPr>
        <w:widowControl/>
        <w:jc w:val="left"/>
      </w:pPr>
      <w:r>
        <w:br w:type="page"/>
      </w:r>
    </w:p>
    <w:p w14:paraId="00E5A531" w14:textId="77777777" w:rsidR="007E1CC1" w:rsidRDefault="00DE3CC7">
      <w:pPr>
        <w:pStyle w:val="1"/>
      </w:pPr>
      <w:bookmarkStart w:id="28" w:name="_Toc14650"/>
      <w:r>
        <w:rPr>
          <w:rFonts w:hint="eastAsia"/>
        </w:rPr>
        <w:lastRenderedPageBreak/>
        <w:t>基线管理</w:t>
      </w:r>
      <w:r>
        <w:rPr>
          <w:rFonts w:hint="eastAsia"/>
        </w:rPr>
        <w:t xml:space="preserve"> /</w:t>
      </w:r>
      <w:r>
        <w:t xml:space="preserve"> </w:t>
      </w:r>
      <w:r>
        <w:rPr>
          <w:rFonts w:hint="eastAsia"/>
        </w:rPr>
        <w:t>Ba</w:t>
      </w:r>
      <w:r>
        <w:t>seline Management</w:t>
      </w:r>
      <w:bookmarkEnd w:id="2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7E1CC1" w14:paraId="4221925E" w14:textId="77777777">
        <w:tc>
          <w:tcPr>
            <w:tcW w:w="9576" w:type="dxa"/>
            <w:shd w:val="clear" w:color="auto" w:fill="FFF2CC"/>
          </w:tcPr>
          <w:p w14:paraId="04FEE847" w14:textId="77777777" w:rsidR="007E1CC1" w:rsidRDefault="00DE3CC7">
            <w:pPr>
              <w:pStyle w:val="a6"/>
              <w:ind w:left="0"/>
              <w:rPr>
                <w:rFonts w:asciiTheme="minorHAnsi" w:eastAsia="微软雅黑" w:hAnsiTheme="minorHAns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Theme="minorHAnsi" w:eastAsia="微软雅黑" w:hAnsiTheme="minorHAnsi"/>
                <w:color w:val="0000FF"/>
                <w:sz w:val="16"/>
                <w:szCs w:val="16"/>
                <w:lang w:eastAsia="zh-CN"/>
              </w:rPr>
              <w:t>本节定义项目基线，包括基线的范围、建立时机及所包括的配置项</w:t>
            </w:r>
            <w:r>
              <w:rPr>
                <w:rFonts w:asciiTheme="minorHAnsi" w:eastAsia="微软雅黑" w:hAnsiTheme="minorHAnsi" w:hint="eastAsia"/>
                <w:color w:val="0000FF"/>
                <w:sz w:val="16"/>
                <w:szCs w:val="16"/>
                <w:lang w:eastAsia="zh-CN"/>
              </w:rPr>
              <w:t>。功能安全的工作产品也需纳入</w:t>
            </w:r>
            <w:r>
              <w:rPr>
                <w:rFonts w:asciiTheme="minorHAnsi" w:eastAsia="微软雅黑" w:hAnsiTheme="minorHAnsi" w:hint="eastAsia"/>
                <w:color w:val="0000FF"/>
                <w:sz w:val="16"/>
                <w:szCs w:val="16"/>
                <w:lang w:eastAsia="zh-CN"/>
              </w:rPr>
              <w:t>baseline</w:t>
            </w:r>
            <w:r>
              <w:rPr>
                <w:rFonts w:asciiTheme="minorHAnsi" w:eastAsia="微软雅黑" w:hAnsiTheme="minorHAnsi" w:hint="eastAsia"/>
                <w:color w:val="0000FF"/>
                <w:sz w:val="16"/>
                <w:szCs w:val="16"/>
                <w:lang w:eastAsia="zh-CN"/>
              </w:rPr>
              <w:t>管理。</w:t>
            </w:r>
          </w:p>
        </w:tc>
      </w:tr>
    </w:tbl>
    <w:p w14:paraId="543329CD" w14:textId="07EEECEC" w:rsidR="00484BAB" w:rsidRDefault="00484BAB" w:rsidP="00396F67">
      <w:pPr>
        <w:pStyle w:val="a0"/>
        <w:ind w:left="360" w:firstLineChars="0" w:firstLine="0"/>
      </w:pPr>
    </w:p>
    <w:tbl>
      <w:tblPr>
        <w:tblW w:w="10349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2552"/>
        <w:gridCol w:w="2693"/>
        <w:gridCol w:w="3119"/>
      </w:tblGrid>
      <w:tr w:rsidR="007E1CC1" w14:paraId="1009BC54" w14:textId="77777777" w:rsidTr="006E66D8">
        <w:trPr>
          <w:trHeight w:val="325"/>
        </w:trPr>
        <w:tc>
          <w:tcPr>
            <w:tcW w:w="1985" w:type="dxa"/>
            <w:shd w:val="clear" w:color="auto" w:fill="F2F2F2"/>
          </w:tcPr>
          <w:p w14:paraId="18084029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基线名称</w:t>
            </w:r>
          </w:p>
          <w:p w14:paraId="0F9225A3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Baseline Name</w:t>
            </w:r>
          </w:p>
        </w:tc>
        <w:tc>
          <w:tcPr>
            <w:tcW w:w="2552" w:type="dxa"/>
            <w:shd w:val="clear" w:color="auto" w:fill="F2F2F2"/>
          </w:tcPr>
          <w:p w14:paraId="74BA8F4A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基线</w:t>
            </w:r>
            <w:r>
              <w:rPr>
                <w:rFonts w:eastAsia="黑体" w:cs="Calibri"/>
                <w:b/>
              </w:rPr>
              <w:t>ID</w:t>
            </w:r>
          </w:p>
          <w:p w14:paraId="3418091D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Baseline ID</w:t>
            </w:r>
          </w:p>
        </w:tc>
        <w:tc>
          <w:tcPr>
            <w:tcW w:w="2693" w:type="dxa"/>
            <w:shd w:val="clear" w:color="auto" w:fill="F2F2F2"/>
          </w:tcPr>
          <w:p w14:paraId="1922617F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基线建立时机</w:t>
            </w:r>
          </w:p>
          <w:p w14:paraId="5703154F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 xml:space="preserve">Timing of </w:t>
            </w:r>
            <w:r>
              <w:rPr>
                <w:rFonts w:eastAsia="黑体" w:cs="Calibri"/>
                <w:b/>
              </w:rPr>
              <w:t>Baseline Establishment</w:t>
            </w:r>
          </w:p>
        </w:tc>
        <w:tc>
          <w:tcPr>
            <w:tcW w:w="3119" w:type="dxa"/>
            <w:shd w:val="clear" w:color="auto" w:fill="F2F2F2"/>
          </w:tcPr>
          <w:p w14:paraId="2C555F2D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所包括的配置项</w:t>
            </w:r>
          </w:p>
          <w:p w14:paraId="62311544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Configuration Items included</w:t>
            </w:r>
          </w:p>
        </w:tc>
      </w:tr>
      <w:tr w:rsidR="007E1CC1" w14:paraId="0D3E63CF" w14:textId="77777777" w:rsidTr="006E66D8">
        <w:trPr>
          <w:trHeight w:val="257"/>
        </w:trPr>
        <w:tc>
          <w:tcPr>
            <w:tcW w:w="1985" w:type="dxa"/>
            <w:vAlign w:val="center"/>
          </w:tcPr>
          <w:p w14:paraId="608AA833" w14:textId="26DAE7FE" w:rsidR="007E1CC1" w:rsidRPr="00E242D3" w:rsidRDefault="007E1CC1">
            <w:pPr>
              <w:widowControl/>
              <w:spacing w:before="60" w:after="60"/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</w:pPr>
          </w:p>
        </w:tc>
        <w:tc>
          <w:tcPr>
            <w:tcW w:w="2552" w:type="dxa"/>
          </w:tcPr>
          <w:p w14:paraId="42638385" w14:textId="0738BDED" w:rsidR="007E1CC1" w:rsidRPr="00E242D3" w:rsidRDefault="007E1CC1">
            <w:pPr>
              <w:widowControl/>
              <w:spacing w:before="60" w:after="60"/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EB95ABB" w14:textId="41702B45" w:rsidR="007E1CC1" w:rsidRPr="00E242D3" w:rsidRDefault="007E1CC1">
            <w:pPr>
              <w:widowControl/>
              <w:spacing w:before="60" w:after="60"/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27DABAD6" w14:textId="713CB81D" w:rsidR="007E1CC1" w:rsidRPr="00E242D3" w:rsidRDefault="007E1CC1">
            <w:pPr>
              <w:widowControl/>
              <w:spacing w:before="60" w:after="60"/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</w:pPr>
          </w:p>
        </w:tc>
      </w:tr>
      <w:tr w:rsidR="007E1CC1" w14:paraId="6B4BBC34" w14:textId="77777777" w:rsidTr="006E66D8">
        <w:trPr>
          <w:trHeight w:val="257"/>
        </w:trPr>
        <w:tc>
          <w:tcPr>
            <w:tcW w:w="1985" w:type="dxa"/>
            <w:vAlign w:val="center"/>
          </w:tcPr>
          <w:p w14:paraId="2D87BB4A" w14:textId="1D74153E" w:rsidR="007E1CC1" w:rsidRPr="00E242D3" w:rsidRDefault="007E1CC1">
            <w:pPr>
              <w:widowControl/>
              <w:spacing w:before="60" w:after="60"/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</w:pPr>
          </w:p>
        </w:tc>
        <w:tc>
          <w:tcPr>
            <w:tcW w:w="2552" w:type="dxa"/>
          </w:tcPr>
          <w:p w14:paraId="4B28DD79" w14:textId="5B927A8B" w:rsidR="007E1CC1" w:rsidRPr="00E242D3" w:rsidRDefault="007E1CC1">
            <w:pPr>
              <w:widowControl/>
              <w:spacing w:before="60" w:after="60"/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9C551C1" w14:textId="01635A79" w:rsidR="007E1CC1" w:rsidRPr="00E242D3" w:rsidRDefault="007E1CC1">
            <w:pPr>
              <w:widowControl/>
              <w:spacing w:before="60" w:after="60"/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21DE6169" w14:textId="3702CC46" w:rsidR="00E242D3" w:rsidRPr="00E242D3" w:rsidRDefault="00E242D3">
            <w:pPr>
              <w:widowControl/>
              <w:spacing w:before="60" w:after="60"/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</w:pPr>
          </w:p>
        </w:tc>
      </w:tr>
      <w:tr w:rsidR="00190C65" w14:paraId="1D4CE924" w14:textId="77777777" w:rsidTr="006E66D8">
        <w:trPr>
          <w:trHeight w:val="257"/>
        </w:trPr>
        <w:tc>
          <w:tcPr>
            <w:tcW w:w="1985" w:type="dxa"/>
            <w:vAlign w:val="center"/>
          </w:tcPr>
          <w:p w14:paraId="5D3CD80A" w14:textId="4FD1D5E2" w:rsidR="00190C65" w:rsidRPr="00E242D3" w:rsidRDefault="00190C65">
            <w:pPr>
              <w:widowControl/>
              <w:spacing w:before="60" w:after="60"/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</w:pPr>
          </w:p>
        </w:tc>
        <w:tc>
          <w:tcPr>
            <w:tcW w:w="2552" w:type="dxa"/>
          </w:tcPr>
          <w:p w14:paraId="0238EBC7" w14:textId="58D71F1F" w:rsidR="00190C65" w:rsidRPr="00E242D3" w:rsidRDefault="00190C65" w:rsidP="00F80583">
            <w:pPr>
              <w:widowControl/>
              <w:spacing w:before="60" w:after="60"/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CB9D33C" w14:textId="38C7821B" w:rsidR="00190C65" w:rsidRPr="00E242D3" w:rsidRDefault="00190C65">
            <w:pPr>
              <w:widowControl/>
              <w:spacing w:before="60" w:after="60"/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5FE98980" w14:textId="095FBC4D" w:rsidR="00190C65" w:rsidRPr="00E242D3" w:rsidRDefault="00190C65" w:rsidP="00190C65">
            <w:pPr>
              <w:widowControl/>
              <w:spacing w:before="60" w:after="60"/>
              <w:rPr>
                <w:rFonts w:ascii="微软雅黑" w:eastAsia="微软雅黑" w:hAnsi="微软雅黑"/>
                <w:i/>
                <w:color w:val="000000" w:themeColor="text1"/>
                <w:sz w:val="18"/>
                <w:szCs w:val="18"/>
              </w:rPr>
            </w:pPr>
          </w:p>
        </w:tc>
      </w:tr>
      <w:tr w:rsidR="007E1CC1" w14:paraId="51F644F7" w14:textId="77777777" w:rsidTr="006E66D8">
        <w:trPr>
          <w:trHeight w:val="1059"/>
        </w:trPr>
        <w:tc>
          <w:tcPr>
            <w:tcW w:w="1985" w:type="dxa"/>
          </w:tcPr>
          <w:p w14:paraId="53800688" w14:textId="5F0B0BA3" w:rsidR="007E1CC1" w:rsidRDefault="007E1CC1">
            <w:pPr>
              <w:widowControl/>
              <w:spacing w:before="60" w:after="60"/>
              <w:rPr>
                <w:rFonts w:eastAsia="微软雅黑" w:cs="Times New Roman"/>
                <w:kern w:val="0"/>
                <w:szCs w:val="21"/>
              </w:rPr>
            </w:pPr>
          </w:p>
        </w:tc>
        <w:tc>
          <w:tcPr>
            <w:tcW w:w="2552" w:type="dxa"/>
          </w:tcPr>
          <w:p w14:paraId="7187821E" w14:textId="69D6586C" w:rsidR="007E1CC1" w:rsidRDefault="007E1CC1">
            <w:pPr>
              <w:widowControl/>
              <w:spacing w:before="60" w:after="60"/>
              <w:rPr>
                <w:rFonts w:eastAsia="微软雅黑" w:cs="Times New Roman"/>
                <w:kern w:val="0"/>
                <w:szCs w:val="21"/>
              </w:rPr>
            </w:pPr>
          </w:p>
        </w:tc>
        <w:tc>
          <w:tcPr>
            <w:tcW w:w="2693" w:type="dxa"/>
          </w:tcPr>
          <w:p w14:paraId="7697BC9F" w14:textId="40070EFA" w:rsidR="007E1CC1" w:rsidRDefault="007E1CC1">
            <w:pPr>
              <w:widowControl/>
              <w:spacing w:before="60" w:after="60"/>
              <w:rPr>
                <w:rFonts w:eastAsia="微软雅黑" w:cs="Times New Roman"/>
                <w:kern w:val="0"/>
                <w:szCs w:val="21"/>
              </w:rPr>
            </w:pPr>
          </w:p>
        </w:tc>
        <w:tc>
          <w:tcPr>
            <w:tcW w:w="3119" w:type="dxa"/>
            <w:shd w:val="clear" w:color="auto" w:fill="auto"/>
          </w:tcPr>
          <w:p w14:paraId="362C0631" w14:textId="7F57232E" w:rsidR="006E66D8" w:rsidRDefault="006E66D8">
            <w:pPr>
              <w:widowControl/>
              <w:spacing w:before="60" w:after="60"/>
              <w:rPr>
                <w:rFonts w:eastAsia="微软雅黑" w:cs="Times New Roman"/>
                <w:kern w:val="0"/>
                <w:szCs w:val="21"/>
              </w:rPr>
            </w:pPr>
          </w:p>
        </w:tc>
      </w:tr>
      <w:tr w:rsidR="00F53B63" w14:paraId="67F3F749" w14:textId="77777777" w:rsidTr="006E66D8">
        <w:tc>
          <w:tcPr>
            <w:tcW w:w="1985" w:type="dxa"/>
          </w:tcPr>
          <w:p w14:paraId="4C7D7350" w14:textId="40357350" w:rsidR="00F53B63" w:rsidRDefault="00F53B63">
            <w:pPr>
              <w:widowControl/>
              <w:spacing w:before="60" w:after="60"/>
              <w:rPr>
                <w:rFonts w:eastAsia="微软雅黑" w:cs="Times New Roman"/>
                <w:kern w:val="0"/>
                <w:szCs w:val="21"/>
              </w:rPr>
            </w:pPr>
          </w:p>
        </w:tc>
        <w:tc>
          <w:tcPr>
            <w:tcW w:w="2552" w:type="dxa"/>
          </w:tcPr>
          <w:p w14:paraId="03BD9D3B" w14:textId="61EC458F" w:rsidR="00F53B63" w:rsidRDefault="00F53B63">
            <w:pPr>
              <w:widowControl/>
              <w:spacing w:before="60" w:after="60"/>
              <w:rPr>
                <w:rFonts w:eastAsia="微软雅黑" w:cs="Times New Roman"/>
                <w:kern w:val="0"/>
                <w:szCs w:val="21"/>
              </w:rPr>
            </w:pPr>
          </w:p>
        </w:tc>
        <w:tc>
          <w:tcPr>
            <w:tcW w:w="2693" w:type="dxa"/>
          </w:tcPr>
          <w:p w14:paraId="1C4599C2" w14:textId="7E38BE5F" w:rsidR="00F53B63" w:rsidRDefault="00F53B63">
            <w:pPr>
              <w:widowControl/>
              <w:spacing w:before="60" w:after="60"/>
              <w:rPr>
                <w:rFonts w:eastAsia="微软雅黑" w:cs="Times New Roman"/>
                <w:kern w:val="0"/>
                <w:szCs w:val="21"/>
              </w:rPr>
            </w:pPr>
          </w:p>
        </w:tc>
        <w:tc>
          <w:tcPr>
            <w:tcW w:w="3119" w:type="dxa"/>
            <w:shd w:val="clear" w:color="auto" w:fill="auto"/>
          </w:tcPr>
          <w:p w14:paraId="3528593B" w14:textId="45CA5557" w:rsidR="00F53B63" w:rsidRDefault="00F53B63">
            <w:pPr>
              <w:widowControl/>
              <w:spacing w:before="60" w:after="60"/>
              <w:rPr>
                <w:rFonts w:eastAsia="微软雅黑" w:cs="Times New Roman"/>
                <w:kern w:val="0"/>
                <w:szCs w:val="21"/>
              </w:rPr>
            </w:pPr>
          </w:p>
        </w:tc>
      </w:tr>
      <w:tr w:rsidR="00F80583" w14:paraId="68024087" w14:textId="77777777" w:rsidTr="006E66D8">
        <w:tc>
          <w:tcPr>
            <w:tcW w:w="1985" w:type="dxa"/>
          </w:tcPr>
          <w:p w14:paraId="40760C85" w14:textId="1B44E23D" w:rsidR="00F80583" w:rsidRDefault="00F80583">
            <w:pPr>
              <w:widowControl/>
              <w:spacing w:before="60" w:after="60"/>
              <w:rPr>
                <w:rFonts w:eastAsia="微软雅黑" w:cs="Times New Roman"/>
                <w:kern w:val="0"/>
                <w:szCs w:val="21"/>
              </w:rPr>
            </w:pPr>
          </w:p>
        </w:tc>
        <w:tc>
          <w:tcPr>
            <w:tcW w:w="2552" w:type="dxa"/>
          </w:tcPr>
          <w:p w14:paraId="0BCB127A" w14:textId="7A9AAF52" w:rsidR="00F80583" w:rsidRDefault="00F80583">
            <w:pPr>
              <w:widowControl/>
              <w:spacing w:before="60" w:after="60"/>
              <w:rPr>
                <w:rFonts w:eastAsia="微软雅黑" w:cs="Times New Roman"/>
                <w:kern w:val="0"/>
                <w:szCs w:val="21"/>
              </w:rPr>
            </w:pPr>
          </w:p>
        </w:tc>
        <w:tc>
          <w:tcPr>
            <w:tcW w:w="2693" w:type="dxa"/>
          </w:tcPr>
          <w:p w14:paraId="089082BA" w14:textId="5058D2C5" w:rsidR="00F80583" w:rsidRPr="006E66D8" w:rsidRDefault="00F80583">
            <w:pPr>
              <w:widowControl/>
              <w:spacing w:before="60" w:after="60"/>
              <w:rPr>
                <w:rFonts w:eastAsia="微软雅黑" w:cs="Times New Roman"/>
                <w:kern w:val="0"/>
                <w:szCs w:val="21"/>
              </w:rPr>
            </w:pPr>
          </w:p>
        </w:tc>
        <w:tc>
          <w:tcPr>
            <w:tcW w:w="3119" w:type="dxa"/>
            <w:shd w:val="clear" w:color="auto" w:fill="auto"/>
          </w:tcPr>
          <w:p w14:paraId="2AF3DA16" w14:textId="5D95A146" w:rsidR="00F80583" w:rsidRDefault="00F80583">
            <w:pPr>
              <w:widowControl/>
              <w:spacing w:before="60" w:after="60"/>
              <w:rPr>
                <w:rFonts w:eastAsia="微软雅黑" w:cs="Times New Roman"/>
                <w:kern w:val="0"/>
                <w:szCs w:val="21"/>
              </w:rPr>
            </w:pPr>
          </w:p>
        </w:tc>
      </w:tr>
    </w:tbl>
    <w:p w14:paraId="58C1B1B1" w14:textId="77777777" w:rsidR="007E1CC1" w:rsidRDefault="007E1CC1"/>
    <w:p w14:paraId="19CAC019" w14:textId="77777777" w:rsidR="007E1CC1" w:rsidRDefault="007E1CC1"/>
    <w:p w14:paraId="12384F09" w14:textId="77777777" w:rsidR="007E1CC1" w:rsidRDefault="00DE3CC7">
      <w:pPr>
        <w:widowControl/>
        <w:jc w:val="left"/>
      </w:pPr>
      <w:r>
        <w:br w:type="page"/>
      </w:r>
    </w:p>
    <w:p w14:paraId="153CB87B" w14:textId="77777777" w:rsidR="007E1CC1" w:rsidRDefault="00DE3CC7">
      <w:pPr>
        <w:pStyle w:val="1"/>
      </w:pPr>
      <w:bookmarkStart w:id="29" w:name="_Toc30961"/>
      <w:r>
        <w:rPr>
          <w:rFonts w:hint="eastAsia"/>
        </w:rPr>
        <w:lastRenderedPageBreak/>
        <w:t>分支管理</w:t>
      </w:r>
      <w:r>
        <w:rPr>
          <w:rFonts w:hint="eastAsia"/>
        </w:rPr>
        <w:t xml:space="preserve"> /</w:t>
      </w:r>
      <w:r>
        <w:t xml:space="preserve"> </w:t>
      </w:r>
      <w:r>
        <w:rPr>
          <w:rFonts w:hint="eastAsia"/>
        </w:rPr>
        <w:t>B</w:t>
      </w:r>
      <w:r>
        <w:t>ranch Management</w:t>
      </w:r>
      <w:bookmarkEnd w:id="2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7E1CC1" w14:paraId="5DE9FD71" w14:textId="77777777">
        <w:tc>
          <w:tcPr>
            <w:tcW w:w="9576" w:type="dxa"/>
            <w:shd w:val="clear" w:color="auto" w:fill="FFF2CC"/>
          </w:tcPr>
          <w:p w14:paraId="557E009A" w14:textId="77777777" w:rsidR="007E1CC1" w:rsidRDefault="00DE3CC7">
            <w:pPr>
              <w:pStyle w:val="a6"/>
              <w:ind w:left="0"/>
              <w:rPr>
                <w:rFonts w:asciiTheme="minorHAnsi" w:eastAsia="微软雅黑" w:hAnsiTheme="minorHAns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Theme="minorHAnsi" w:eastAsia="微软雅黑" w:hAnsiTheme="minorHAnsi" w:hint="eastAsia"/>
                <w:color w:val="0000FF"/>
                <w:sz w:val="16"/>
                <w:szCs w:val="16"/>
                <w:lang w:eastAsia="zh-CN"/>
              </w:rPr>
              <w:t>分支管理策略是适用于有并行开发的要求时的</w:t>
            </w:r>
            <w:r>
              <w:rPr>
                <w:rFonts w:asciiTheme="minorHAnsi" w:eastAsia="微软雅黑" w:hAnsiTheme="minorHAnsi" w:hint="eastAsia"/>
                <w:color w:val="0000FF"/>
                <w:sz w:val="16"/>
                <w:szCs w:val="16"/>
                <w:lang w:eastAsia="zh-CN"/>
              </w:rPr>
              <w:t>Source Code</w:t>
            </w:r>
          </w:p>
        </w:tc>
      </w:tr>
    </w:tbl>
    <w:p w14:paraId="0AC957FD" w14:textId="77777777" w:rsidR="00AF3ACB" w:rsidRDefault="00AF3ACB"/>
    <w:p w14:paraId="061EEA43" w14:textId="77777777" w:rsidR="00AF3ACB" w:rsidRDefault="00AF3ACB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7E1CC1" w14:paraId="55500964" w14:textId="77777777">
        <w:tc>
          <w:tcPr>
            <w:tcW w:w="2547" w:type="dxa"/>
            <w:shd w:val="clear" w:color="auto" w:fill="F2F2F2" w:themeFill="background1" w:themeFillShade="F2"/>
          </w:tcPr>
          <w:p w14:paraId="248117D7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建立分支的时机</w:t>
            </w:r>
          </w:p>
          <w:p w14:paraId="077C630F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 xml:space="preserve">Timing </w:t>
            </w:r>
            <w:r>
              <w:rPr>
                <w:rFonts w:eastAsia="黑体" w:cs="Calibri"/>
                <w:b/>
              </w:rPr>
              <w:t>to create the</w:t>
            </w:r>
            <w:r>
              <w:rPr>
                <w:rFonts w:eastAsia="黑体" w:cs="Calibri" w:hint="eastAsia"/>
                <w:b/>
              </w:rPr>
              <w:t xml:space="preserve"> B</w:t>
            </w:r>
            <w:r>
              <w:rPr>
                <w:rFonts w:eastAsia="黑体" w:cs="Calibri"/>
                <w:b/>
              </w:rPr>
              <w:t>ranch</w:t>
            </w:r>
          </w:p>
        </w:tc>
        <w:tc>
          <w:tcPr>
            <w:tcW w:w="6803" w:type="dxa"/>
          </w:tcPr>
          <w:p w14:paraId="290F9190" w14:textId="3CA804F8" w:rsidR="007E1CC1" w:rsidRDefault="007E1CC1">
            <w:pPr>
              <w:widowControl/>
              <w:spacing w:before="60" w:after="60"/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7E1CC1" w14:paraId="014BCB4A" w14:textId="77777777">
        <w:tc>
          <w:tcPr>
            <w:tcW w:w="2547" w:type="dxa"/>
            <w:shd w:val="clear" w:color="auto" w:fill="F2F2F2" w:themeFill="background1" w:themeFillShade="F2"/>
          </w:tcPr>
          <w:p w14:paraId="7A85377D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在分支上执行的工程活动</w:t>
            </w:r>
          </w:p>
          <w:p w14:paraId="63AEA168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Engineering</w:t>
            </w:r>
            <w:r>
              <w:rPr>
                <w:rFonts w:eastAsia="黑体" w:cs="Calibri" w:hint="eastAsia"/>
                <w:b/>
              </w:rPr>
              <w:t xml:space="preserve"> activities done in the B</w:t>
            </w:r>
            <w:r>
              <w:rPr>
                <w:rFonts w:eastAsia="黑体" w:cs="Calibri"/>
                <w:b/>
              </w:rPr>
              <w:t>ranch</w:t>
            </w:r>
          </w:p>
        </w:tc>
        <w:tc>
          <w:tcPr>
            <w:tcW w:w="6803" w:type="dxa"/>
          </w:tcPr>
          <w:p w14:paraId="7F1FC815" w14:textId="14D36A86" w:rsidR="007E1CC1" w:rsidRPr="00AF3ACB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</w:tr>
      <w:tr w:rsidR="007E1CC1" w14:paraId="08992D05" w14:textId="77777777">
        <w:tc>
          <w:tcPr>
            <w:tcW w:w="2547" w:type="dxa"/>
            <w:shd w:val="clear" w:color="auto" w:fill="F2F2F2" w:themeFill="background1" w:themeFillShade="F2"/>
          </w:tcPr>
          <w:p w14:paraId="53C27A86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分支合并的时机和准则</w:t>
            </w:r>
          </w:p>
          <w:p w14:paraId="66E339B3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 xml:space="preserve">Merge </w:t>
            </w:r>
            <w:r>
              <w:rPr>
                <w:rFonts w:eastAsia="黑体" w:cs="Calibri"/>
                <w:b/>
              </w:rPr>
              <w:t>T</w:t>
            </w:r>
            <w:r>
              <w:rPr>
                <w:rFonts w:eastAsia="黑体" w:cs="Calibri" w:hint="eastAsia"/>
                <w:b/>
              </w:rPr>
              <w:t xml:space="preserve">iming and </w:t>
            </w:r>
            <w:r>
              <w:rPr>
                <w:rFonts w:eastAsia="黑体" w:cs="Calibri"/>
                <w:b/>
              </w:rPr>
              <w:t>C</w:t>
            </w:r>
            <w:r>
              <w:rPr>
                <w:rFonts w:eastAsia="黑体" w:cs="Calibri" w:hint="eastAsia"/>
                <w:b/>
              </w:rPr>
              <w:t>riteria</w:t>
            </w:r>
          </w:p>
        </w:tc>
        <w:tc>
          <w:tcPr>
            <w:tcW w:w="6803" w:type="dxa"/>
          </w:tcPr>
          <w:p w14:paraId="6FCF8E76" w14:textId="0DAA54A6" w:rsidR="007E1CC1" w:rsidRPr="00AF3ACB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</w:tr>
      <w:tr w:rsidR="007E1CC1" w14:paraId="62704317" w14:textId="77777777">
        <w:tc>
          <w:tcPr>
            <w:tcW w:w="2547" w:type="dxa"/>
            <w:shd w:val="clear" w:color="auto" w:fill="F2F2F2" w:themeFill="background1" w:themeFillShade="F2"/>
          </w:tcPr>
          <w:p w14:paraId="7760DEDF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合并</w:t>
            </w:r>
            <w:r>
              <w:rPr>
                <w:rFonts w:eastAsia="黑体" w:cs="Calibri"/>
                <w:b/>
              </w:rPr>
              <w:t>策略</w:t>
            </w:r>
          </w:p>
          <w:p w14:paraId="5A530AD8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Merge Strategy</w:t>
            </w:r>
          </w:p>
        </w:tc>
        <w:tc>
          <w:tcPr>
            <w:tcW w:w="6803" w:type="dxa"/>
          </w:tcPr>
          <w:p w14:paraId="3ED3E7CC" w14:textId="5A7E2019" w:rsidR="007E1CC1" w:rsidRPr="00AF3ACB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A6A6A6" w:themeColor="background1" w:themeShade="A6"/>
                <w:sz w:val="18"/>
                <w:szCs w:val="18"/>
              </w:rPr>
            </w:pPr>
          </w:p>
        </w:tc>
      </w:tr>
      <w:tr w:rsidR="007E1CC1" w14:paraId="74681F4C" w14:textId="77777777">
        <w:tc>
          <w:tcPr>
            <w:tcW w:w="2547" w:type="dxa"/>
            <w:shd w:val="clear" w:color="auto" w:fill="F2F2F2" w:themeFill="background1" w:themeFillShade="F2"/>
          </w:tcPr>
          <w:p w14:paraId="07CABC39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其它</w:t>
            </w:r>
          </w:p>
          <w:p w14:paraId="07A39BA5" w14:textId="77777777" w:rsidR="007E1CC1" w:rsidRDefault="00DE3CC7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Others</w:t>
            </w:r>
          </w:p>
        </w:tc>
        <w:tc>
          <w:tcPr>
            <w:tcW w:w="6803" w:type="dxa"/>
          </w:tcPr>
          <w:p w14:paraId="2A96C09D" w14:textId="77777777" w:rsidR="007E1CC1" w:rsidRDefault="007E1CC1">
            <w:pPr>
              <w:rPr>
                <w:rFonts w:asciiTheme="minorHAnsi" w:eastAsia="微软雅黑" w:hAnsiTheme="minorHAnsi"/>
                <w:color w:val="0000FF"/>
                <w:szCs w:val="21"/>
              </w:rPr>
            </w:pPr>
          </w:p>
        </w:tc>
      </w:tr>
    </w:tbl>
    <w:p w14:paraId="5985A5C3" w14:textId="77777777" w:rsidR="007E1CC1" w:rsidRDefault="007E1CC1">
      <w:pPr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</w:pPr>
    </w:p>
    <w:p w14:paraId="77350D1E" w14:textId="77777777" w:rsidR="007E1CC1" w:rsidRDefault="00DE3CC7">
      <w:pPr>
        <w:widowControl/>
        <w:jc w:val="left"/>
      </w:pPr>
      <w:r>
        <w:br w:type="page"/>
      </w:r>
    </w:p>
    <w:p w14:paraId="49452B96" w14:textId="77777777" w:rsidR="007E1CC1" w:rsidRDefault="00DE3CC7">
      <w:pPr>
        <w:pStyle w:val="1"/>
      </w:pPr>
      <w:bookmarkStart w:id="30" w:name="_Toc1847"/>
      <w:r>
        <w:rPr>
          <w:rFonts w:hint="eastAsia"/>
        </w:rPr>
        <w:lastRenderedPageBreak/>
        <w:t>配置管理信息的发布</w:t>
      </w:r>
      <w:r>
        <w:rPr>
          <w:rFonts w:hint="eastAsia"/>
        </w:rPr>
        <w:t xml:space="preserve"> /</w:t>
      </w:r>
      <w:r>
        <w:t xml:space="preserve"> </w:t>
      </w:r>
      <w:r>
        <w:rPr>
          <w:rFonts w:hint="eastAsia"/>
        </w:rPr>
        <w:t>C</w:t>
      </w:r>
      <w:r>
        <w:t>onfiguration Management Information Notification</w:t>
      </w:r>
      <w:bookmarkEnd w:id="3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7E1CC1" w14:paraId="650FB78C" w14:textId="77777777">
        <w:tc>
          <w:tcPr>
            <w:tcW w:w="9576" w:type="dxa"/>
            <w:shd w:val="clear" w:color="auto" w:fill="FFF2CC"/>
          </w:tcPr>
          <w:p w14:paraId="7DA604B6" w14:textId="77777777" w:rsidR="007E1CC1" w:rsidRDefault="00DE3CC7">
            <w:pPr>
              <w:pStyle w:val="a6"/>
              <w:ind w:left="0"/>
              <w:rPr>
                <w:rFonts w:asciiTheme="minorHAnsi" w:eastAsia="微软雅黑" w:hAnsiTheme="minorHAns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Theme="minorHAnsi" w:eastAsia="微软雅黑" w:hAnsiTheme="minorHAnsi"/>
                <w:color w:val="0000FF"/>
                <w:sz w:val="16"/>
                <w:szCs w:val="16"/>
                <w:lang w:eastAsia="zh-CN"/>
              </w:rPr>
              <w:t>本节定义配置项，基线等信息的向相关方的发布</w:t>
            </w:r>
          </w:p>
        </w:tc>
      </w:tr>
    </w:tbl>
    <w:p w14:paraId="27015266" w14:textId="77777777" w:rsidR="007E1CC1" w:rsidRDefault="007E1CC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1134"/>
        <w:gridCol w:w="2268"/>
        <w:gridCol w:w="2126"/>
        <w:gridCol w:w="2253"/>
      </w:tblGrid>
      <w:tr w:rsidR="007E1CC1" w14:paraId="0A95C672" w14:textId="77777777">
        <w:trPr>
          <w:trHeight w:val="325"/>
        </w:trPr>
        <w:tc>
          <w:tcPr>
            <w:tcW w:w="1555" w:type="dxa"/>
            <w:shd w:val="clear" w:color="auto" w:fill="F2F2F2"/>
          </w:tcPr>
          <w:p w14:paraId="78C2D30A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信息内容</w:t>
            </w:r>
          </w:p>
          <w:p w14:paraId="65272B7B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Information</w:t>
            </w:r>
          </w:p>
        </w:tc>
        <w:tc>
          <w:tcPr>
            <w:tcW w:w="1134" w:type="dxa"/>
            <w:shd w:val="clear" w:color="auto" w:fill="F2F2F2"/>
          </w:tcPr>
          <w:p w14:paraId="2ABBE979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发布时机</w:t>
            </w:r>
          </w:p>
          <w:p w14:paraId="05F88DFE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Timing</w:t>
            </w:r>
          </w:p>
        </w:tc>
        <w:tc>
          <w:tcPr>
            <w:tcW w:w="2268" w:type="dxa"/>
            <w:shd w:val="clear" w:color="auto" w:fill="F2F2F2"/>
          </w:tcPr>
          <w:p w14:paraId="2B6C043E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发布方式</w:t>
            </w:r>
          </w:p>
          <w:p w14:paraId="69EB967D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M</w:t>
            </w:r>
            <w:r>
              <w:rPr>
                <w:rFonts w:eastAsia="黑体" w:cs="Calibri"/>
                <w:b/>
              </w:rPr>
              <w:t>e</w:t>
            </w:r>
            <w:r>
              <w:rPr>
                <w:rFonts w:eastAsia="黑体" w:cs="Calibri" w:hint="eastAsia"/>
                <w:b/>
              </w:rPr>
              <w:t>thod of Notification</w:t>
            </w:r>
          </w:p>
        </w:tc>
        <w:tc>
          <w:tcPr>
            <w:tcW w:w="2126" w:type="dxa"/>
            <w:shd w:val="clear" w:color="auto" w:fill="F2F2F2"/>
          </w:tcPr>
          <w:p w14:paraId="0DF91CB2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发布范围</w:t>
            </w:r>
          </w:p>
          <w:p w14:paraId="28CE7FA1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Notification Scope</w:t>
            </w:r>
          </w:p>
        </w:tc>
        <w:tc>
          <w:tcPr>
            <w:tcW w:w="2253" w:type="dxa"/>
            <w:shd w:val="clear" w:color="auto" w:fill="F2F2F2"/>
          </w:tcPr>
          <w:p w14:paraId="1503085A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发布内容</w:t>
            </w:r>
          </w:p>
          <w:p w14:paraId="30641566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Content of Notification</w:t>
            </w:r>
          </w:p>
        </w:tc>
      </w:tr>
      <w:tr w:rsidR="007E1CC1" w14:paraId="5AE492A4" w14:textId="77777777">
        <w:trPr>
          <w:trHeight w:val="257"/>
        </w:trPr>
        <w:tc>
          <w:tcPr>
            <w:tcW w:w="1555" w:type="dxa"/>
            <w:vAlign w:val="center"/>
          </w:tcPr>
          <w:p w14:paraId="2EEAB578" w14:textId="13D8BBA6" w:rsidR="007E1CC1" w:rsidRPr="00DD0F5C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D407CF4" w14:textId="39949303" w:rsidR="007E1CC1" w:rsidRPr="00DD0F5C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E069DF8" w14:textId="0526B904" w:rsidR="007E1CC1" w:rsidRPr="00DD0F5C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4EE6FA5A" w14:textId="7123CAC4" w:rsidR="007E1CC1" w:rsidRPr="00DD0F5C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2253" w:type="dxa"/>
            <w:shd w:val="clear" w:color="auto" w:fill="auto"/>
            <w:vAlign w:val="center"/>
          </w:tcPr>
          <w:p w14:paraId="0E1F1E92" w14:textId="33A236F9" w:rsidR="007E1CC1" w:rsidRPr="00DD0F5C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</w:tr>
      <w:tr w:rsidR="007E1CC1" w14:paraId="565ED0BE" w14:textId="77777777">
        <w:trPr>
          <w:trHeight w:val="257"/>
        </w:trPr>
        <w:tc>
          <w:tcPr>
            <w:tcW w:w="1555" w:type="dxa"/>
            <w:vAlign w:val="center"/>
          </w:tcPr>
          <w:p w14:paraId="0DDA81FC" w14:textId="3C063BB4" w:rsidR="007E1CC1" w:rsidRPr="00DD0F5C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2B96350" w14:textId="741A9D02" w:rsidR="007E1CC1" w:rsidRPr="00DD0F5C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D23A177" w14:textId="4ED8F422" w:rsidR="007E1CC1" w:rsidRPr="00DD0F5C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AF65549" w14:textId="2AB7237B" w:rsidR="007E1CC1" w:rsidRPr="00DD0F5C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2253" w:type="dxa"/>
            <w:shd w:val="clear" w:color="auto" w:fill="auto"/>
            <w:vAlign w:val="center"/>
          </w:tcPr>
          <w:p w14:paraId="27327929" w14:textId="7CA395CF" w:rsidR="007E1CC1" w:rsidRPr="00DD0F5C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</w:tr>
      <w:tr w:rsidR="007E1CC1" w14:paraId="2AF30D7A" w14:textId="77777777">
        <w:trPr>
          <w:trHeight w:val="368"/>
        </w:trPr>
        <w:tc>
          <w:tcPr>
            <w:tcW w:w="1555" w:type="dxa"/>
          </w:tcPr>
          <w:p w14:paraId="0E7AE15E" w14:textId="76E9A874" w:rsidR="007E1CC1" w:rsidRDefault="007E1CC1">
            <w:pPr>
              <w:rPr>
                <w:rFonts w:asciiTheme="minorHAnsi" w:eastAsia="微软雅黑" w:hAnsiTheme="minorHAnsi"/>
                <w:szCs w:val="21"/>
              </w:rPr>
            </w:pPr>
          </w:p>
        </w:tc>
        <w:tc>
          <w:tcPr>
            <w:tcW w:w="1134" w:type="dxa"/>
          </w:tcPr>
          <w:p w14:paraId="1B248C8C" w14:textId="2639150F" w:rsidR="007E1CC1" w:rsidRDefault="007E1CC1">
            <w:pPr>
              <w:rPr>
                <w:rFonts w:asciiTheme="minorHAnsi" w:eastAsia="微软雅黑" w:hAnsiTheme="minorHAnsi"/>
                <w:szCs w:val="21"/>
              </w:rPr>
            </w:pPr>
          </w:p>
        </w:tc>
        <w:tc>
          <w:tcPr>
            <w:tcW w:w="2268" w:type="dxa"/>
          </w:tcPr>
          <w:p w14:paraId="64308F94" w14:textId="5C899C2B" w:rsidR="007E1CC1" w:rsidRDefault="007E1CC1">
            <w:pPr>
              <w:rPr>
                <w:rFonts w:asciiTheme="minorHAnsi" w:eastAsia="微软雅黑" w:hAnsiTheme="minorHAnsi"/>
                <w:szCs w:val="21"/>
              </w:rPr>
            </w:pPr>
          </w:p>
        </w:tc>
        <w:tc>
          <w:tcPr>
            <w:tcW w:w="2126" w:type="dxa"/>
          </w:tcPr>
          <w:p w14:paraId="36010DDD" w14:textId="228ED4E2" w:rsidR="007E1CC1" w:rsidRDefault="007E1CC1">
            <w:pPr>
              <w:rPr>
                <w:rFonts w:asciiTheme="minorHAnsi" w:eastAsia="微软雅黑" w:hAnsiTheme="minorHAnsi"/>
                <w:szCs w:val="21"/>
              </w:rPr>
            </w:pPr>
          </w:p>
        </w:tc>
        <w:tc>
          <w:tcPr>
            <w:tcW w:w="2253" w:type="dxa"/>
            <w:shd w:val="clear" w:color="auto" w:fill="auto"/>
          </w:tcPr>
          <w:p w14:paraId="617D9CBE" w14:textId="562D4A79" w:rsidR="007E1CC1" w:rsidRDefault="007E1CC1">
            <w:pPr>
              <w:rPr>
                <w:rFonts w:asciiTheme="minorHAnsi" w:eastAsia="微软雅黑" w:hAnsiTheme="minorHAnsi"/>
                <w:szCs w:val="21"/>
              </w:rPr>
            </w:pPr>
          </w:p>
        </w:tc>
      </w:tr>
    </w:tbl>
    <w:p w14:paraId="4958BCBD" w14:textId="77777777" w:rsidR="007E1CC1" w:rsidRDefault="007E1CC1"/>
    <w:p w14:paraId="6C4D7A12" w14:textId="77777777" w:rsidR="007E1CC1" w:rsidRDefault="00DE3CC7">
      <w:pPr>
        <w:widowControl/>
        <w:jc w:val="left"/>
      </w:pPr>
      <w:r>
        <w:br w:type="page"/>
      </w:r>
    </w:p>
    <w:p w14:paraId="7350F574" w14:textId="77777777" w:rsidR="007E1CC1" w:rsidRDefault="00DE3CC7">
      <w:pPr>
        <w:pStyle w:val="1"/>
      </w:pPr>
      <w:bookmarkStart w:id="31" w:name="_Toc23255"/>
      <w:r>
        <w:rPr>
          <w:rFonts w:hint="eastAsia"/>
        </w:rPr>
        <w:lastRenderedPageBreak/>
        <w:t>配置审计</w:t>
      </w:r>
      <w:r>
        <w:rPr>
          <w:rFonts w:hint="eastAsia"/>
        </w:rPr>
        <w:t xml:space="preserve"> /</w:t>
      </w:r>
      <w:r>
        <w:t xml:space="preserve"> </w:t>
      </w:r>
      <w:r>
        <w:rPr>
          <w:rFonts w:hint="eastAsia"/>
        </w:rPr>
        <w:t>C</w:t>
      </w:r>
      <w:r>
        <w:t xml:space="preserve">onfiguration Management </w:t>
      </w:r>
      <w:r>
        <w:rPr>
          <w:rFonts w:hint="eastAsia"/>
        </w:rPr>
        <w:t>A</w:t>
      </w:r>
      <w:r>
        <w:t>udit</w:t>
      </w:r>
      <w:bookmarkEnd w:id="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7E1CC1" w14:paraId="109A0A4F" w14:textId="77777777">
        <w:tc>
          <w:tcPr>
            <w:tcW w:w="9576" w:type="dxa"/>
            <w:shd w:val="clear" w:color="auto" w:fill="FFF2CC"/>
          </w:tcPr>
          <w:p w14:paraId="03E55928" w14:textId="77777777" w:rsidR="007E1CC1" w:rsidRDefault="00DE3CC7">
            <w:pPr>
              <w:pStyle w:val="a6"/>
              <w:ind w:left="0"/>
              <w:rPr>
                <w:rFonts w:asciiTheme="minorHAnsi" w:eastAsia="微软雅黑" w:hAnsiTheme="minorHAns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Theme="minorHAnsi" w:eastAsia="微软雅黑" w:hAnsiTheme="minorHAnsi"/>
                <w:color w:val="0000FF"/>
                <w:sz w:val="16"/>
                <w:szCs w:val="16"/>
                <w:lang w:eastAsia="zh-CN"/>
              </w:rPr>
              <w:t>本节定义配置审计活动的实施时机和内容</w:t>
            </w:r>
          </w:p>
        </w:tc>
      </w:tr>
    </w:tbl>
    <w:p w14:paraId="008A23B6" w14:textId="77777777" w:rsidR="007E1CC1" w:rsidRDefault="007E1CC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1843"/>
        <w:gridCol w:w="5664"/>
      </w:tblGrid>
      <w:tr w:rsidR="007E1CC1" w14:paraId="289D133F" w14:textId="77777777">
        <w:trPr>
          <w:trHeight w:val="330"/>
        </w:trPr>
        <w:tc>
          <w:tcPr>
            <w:tcW w:w="1838" w:type="dxa"/>
            <w:shd w:val="clear" w:color="auto" w:fill="F2F2F2"/>
          </w:tcPr>
          <w:p w14:paraId="4E88BAA2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配置审计</w:t>
            </w:r>
          </w:p>
          <w:p w14:paraId="6E6CB78F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CM Audit</w:t>
            </w:r>
          </w:p>
        </w:tc>
        <w:tc>
          <w:tcPr>
            <w:tcW w:w="1843" w:type="dxa"/>
            <w:shd w:val="clear" w:color="auto" w:fill="F2F2F2"/>
          </w:tcPr>
          <w:p w14:paraId="5BCAE507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审计时机</w:t>
            </w:r>
          </w:p>
          <w:p w14:paraId="11C135F5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Timing</w:t>
            </w:r>
          </w:p>
        </w:tc>
        <w:tc>
          <w:tcPr>
            <w:tcW w:w="5664" w:type="dxa"/>
            <w:shd w:val="clear" w:color="auto" w:fill="F2F2F2"/>
          </w:tcPr>
          <w:p w14:paraId="3C3FA782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审计内容</w:t>
            </w:r>
          </w:p>
          <w:p w14:paraId="710A0635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Audit Content</w:t>
            </w:r>
          </w:p>
        </w:tc>
      </w:tr>
      <w:tr w:rsidR="007E1CC1" w14:paraId="68F9EF12" w14:textId="77777777">
        <w:trPr>
          <w:trHeight w:val="261"/>
        </w:trPr>
        <w:tc>
          <w:tcPr>
            <w:tcW w:w="1838" w:type="dxa"/>
            <w:vAlign w:val="center"/>
          </w:tcPr>
          <w:p w14:paraId="2CF81242" w14:textId="34531EDD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3E1348F" w14:textId="2BA00100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5664" w:type="dxa"/>
            <w:vAlign w:val="center"/>
          </w:tcPr>
          <w:p w14:paraId="31AA2FD6" w14:textId="7CF05955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</w:tr>
      <w:tr w:rsidR="007E1CC1" w14:paraId="22ECF3F7" w14:textId="77777777">
        <w:trPr>
          <w:trHeight w:val="261"/>
        </w:trPr>
        <w:tc>
          <w:tcPr>
            <w:tcW w:w="1838" w:type="dxa"/>
            <w:vAlign w:val="center"/>
          </w:tcPr>
          <w:p w14:paraId="57556692" w14:textId="067604FE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024CD180" w14:textId="200BF9AC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5664" w:type="dxa"/>
            <w:vAlign w:val="center"/>
          </w:tcPr>
          <w:p w14:paraId="580DC289" w14:textId="73D3D129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</w:tr>
      <w:tr w:rsidR="007E1CC1" w14:paraId="3047D61A" w14:textId="77777777">
        <w:trPr>
          <w:trHeight w:val="373"/>
        </w:trPr>
        <w:tc>
          <w:tcPr>
            <w:tcW w:w="1838" w:type="dxa"/>
          </w:tcPr>
          <w:p w14:paraId="77580E50" w14:textId="5F913217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82A0D20" w14:textId="364065E1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5664" w:type="dxa"/>
          </w:tcPr>
          <w:p w14:paraId="5046340E" w14:textId="78AA3F04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</w:tr>
    </w:tbl>
    <w:p w14:paraId="4EED7531" w14:textId="77777777" w:rsidR="007E1CC1" w:rsidRDefault="007E1CC1"/>
    <w:p w14:paraId="06B5B92A" w14:textId="77777777" w:rsidR="007E1CC1" w:rsidRDefault="007E1CC1"/>
    <w:p w14:paraId="048D2401" w14:textId="77777777" w:rsidR="007E1CC1" w:rsidRDefault="00DE3CC7">
      <w:pPr>
        <w:widowControl/>
        <w:jc w:val="left"/>
      </w:pPr>
      <w:r>
        <w:br w:type="page"/>
      </w:r>
    </w:p>
    <w:p w14:paraId="35AAE021" w14:textId="77777777" w:rsidR="007E1CC1" w:rsidRDefault="00DE3CC7">
      <w:pPr>
        <w:pStyle w:val="1"/>
      </w:pPr>
      <w:bookmarkStart w:id="32" w:name="_Toc28816"/>
      <w:r>
        <w:rPr>
          <w:rFonts w:hint="eastAsia"/>
        </w:rPr>
        <w:lastRenderedPageBreak/>
        <w:t>备份策略</w:t>
      </w:r>
      <w:r>
        <w:rPr>
          <w:rFonts w:hint="eastAsia"/>
        </w:rPr>
        <w:t xml:space="preserve"> /</w:t>
      </w:r>
      <w:r>
        <w:t xml:space="preserve"> </w:t>
      </w:r>
      <w:r>
        <w:rPr>
          <w:rFonts w:hint="eastAsia"/>
        </w:rPr>
        <w:t>Bac</w:t>
      </w:r>
      <w:r>
        <w:t>kup Strategy</w:t>
      </w:r>
      <w:bookmarkEnd w:id="3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7E1CC1" w14:paraId="7CB453B0" w14:textId="77777777">
        <w:tc>
          <w:tcPr>
            <w:tcW w:w="9576" w:type="dxa"/>
            <w:shd w:val="clear" w:color="auto" w:fill="FFF2CC"/>
          </w:tcPr>
          <w:p w14:paraId="77651A71" w14:textId="77777777" w:rsidR="007E1CC1" w:rsidRDefault="00DE3CC7">
            <w:pPr>
              <w:pStyle w:val="a6"/>
              <w:ind w:left="0"/>
              <w:rPr>
                <w:rFonts w:asciiTheme="minorHAnsi" w:eastAsia="微软雅黑" w:hAnsiTheme="minorHAns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Theme="minorHAnsi" w:eastAsia="微软雅黑" w:hAnsiTheme="minorHAnsi" w:hint="eastAsia"/>
                <w:color w:val="0000FF"/>
                <w:sz w:val="16"/>
                <w:szCs w:val="16"/>
                <w:lang w:eastAsia="zh-CN"/>
              </w:rPr>
              <w:t>本节定义项目配置库的备份和恢复策略</w:t>
            </w:r>
          </w:p>
        </w:tc>
      </w:tr>
    </w:tbl>
    <w:p w14:paraId="2CFB83D8" w14:textId="77777777" w:rsidR="007E1CC1" w:rsidRDefault="007E1CC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1701"/>
        <w:gridCol w:w="1134"/>
        <w:gridCol w:w="1134"/>
        <w:gridCol w:w="1843"/>
        <w:gridCol w:w="1700"/>
      </w:tblGrid>
      <w:tr w:rsidR="007E1CC1" w14:paraId="6532E417" w14:textId="77777777">
        <w:trPr>
          <w:trHeight w:val="330"/>
        </w:trPr>
        <w:tc>
          <w:tcPr>
            <w:tcW w:w="1838" w:type="dxa"/>
            <w:shd w:val="clear" w:color="auto" w:fill="F2F2F2"/>
          </w:tcPr>
          <w:p w14:paraId="47FDC784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备份范围</w:t>
            </w:r>
          </w:p>
          <w:p w14:paraId="6DDBE8D2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Backup</w:t>
            </w:r>
            <w:r>
              <w:rPr>
                <w:rFonts w:eastAsia="黑体" w:cs="Calibri"/>
                <w:b/>
              </w:rPr>
              <w:t xml:space="preserve"> </w:t>
            </w:r>
            <w:r>
              <w:rPr>
                <w:rFonts w:eastAsia="黑体" w:cs="Calibri" w:hint="eastAsia"/>
                <w:b/>
              </w:rPr>
              <w:t>Scope</w:t>
            </w:r>
          </w:p>
        </w:tc>
        <w:tc>
          <w:tcPr>
            <w:tcW w:w="1701" w:type="dxa"/>
            <w:shd w:val="clear" w:color="auto" w:fill="F2F2F2"/>
          </w:tcPr>
          <w:p w14:paraId="287FA046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备份方法</w:t>
            </w:r>
          </w:p>
          <w:p w14:paraId="43346B21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Backup Method</w:t>
            </w:r>
          </w:p>
        </w:tc>
        <w:tc>
          <w:tcPr>
            <w:tcW w:w="1134" w:type="dxa"/>
            <w:shd w:val="clear" w:color="auto" w:fill="F2F2F2"/>
          </w:tcPr>
          <w:p w14:paraId="4CFEB8B0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备份频率</w:t>
            </w:r>
          </w:p>
          <w:p w14:paraId="630020C3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Frequency of Backup</w:t>
            </w:r>
          </w:p>
        </w:tc>
        <w:tc>
          <w:tcPr>
            <w:tcW w:w="1134" w:type="dxa"/>
            <w:shd w:val="clear" w:color="auto" w:fill="F2F2F2"/>
          </w:tcPr>
          <w:p w14:paraId="16F5B71A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保</w:t>
            </w:r>
            <w:r>
              <w:rPr>
                <w:rFonts w:eastAsia="黑体" w:cs="Calibri" w:hint="eastAsia"/>
                <w:b/>
              </w:rPr>
              <w:t>存</w:t>
            </w:r>
            <w:r>
              <w:rPr>
                <w:rFonts w:eastAsia="黑体" w:cs="Calibri"/>
                <w:b/>
              </w:rPr>
              <w:t>时间</w:t>
            </w:r>
          </w:p>
          <w:p w14:paraId="6B7E2740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S</w:t>
            </w:r>
            <w:r>
              <w:rPr>
                <w:rFonts w:eastAsia="黑体" w:cs="Calibri"/>
                <w:b/>
              </w:rPr>
              <w:t>torage Duration</w:t>
            </w:r>
          </w:p>
        </w:tc>
        <w:tc>
          <w:tcPr>
            <w:tcW w:w="1843" w:type="dxa"/>
            <w:shd w:val="clear" w:color="auto" w:fill="F2F2F2"/>
          </w:tcPr>
          <w:p w14:paraId="61B4B50A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备份地址</w:t>
            </w:r>
          </w:p>
          <w:p w14:paraId="6C9224F6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Bac</w:t>
            </w:r>
            <w:r>
              <w:rPr>
                <w:rFonts w:eastAsia="黑体" w:cs="Calibri"/>
                <w:b/>
              </w:rPr>
              <w:t>kup Address</w:t>
            </w:r>
          </w:p>
        </w:tc>
        <w:tc>
          <w:tcPr>
            <w:tcW w:w="1700" w:type="dxa"/>
            <w:shd w:val="clear" w:color="auto" w:fill="F2F2F2"/>
          </w:tcPr>
          <w:p w14:paraId="3DA0D386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恢复测试时机</w:t>
            </w:r>
          </w:p>
          <w:p w14:paraId="5DDF93B8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 xml:space="preserve">Recovery Test </w:t>
            </w:r>
            <w:r>
              <w:rPr>
                <w:rFonts w:eastAsia="黑体" w:cs="Calibri"/>
                <w:b/>
              </w:rPr>
              <w:t>T</w:t>
            </w:r>
            <w:r>
              <w:rPr>
                <w:rFonts w:eastAsia="黑体" w:cs="Calibri" w:hint="eastAsia"/>
                <w:b/>
              </w:rPr>
              <w:t>iming</w:t>
            </w:r>
          </w:p>
        </w:tc>
      </w:tr>
      <w:tr w:rsidR="007E1CC1" w14:paraId="27E43AA1" w14:textId="77777777">
        <w:trPr>
          <w:trHeight w:val="261"/>
        </w:trPr>
        <w:tc>
          <w:tcPr>
            <w:tcW w:w="1838" w:type="dxa"/>
          </w:tcPr>
          <w:p w14:paraId="01D28A56" w14:textId="4829A6B8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511B26E" w14:textId="2071C89B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2F6C762" w14:textId="61FC2058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04BC586" w14:textId="2A6E3BE2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C00051B" w14:textId="68F21721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1700" w:type="dxa"/>
          </w:tcPr>
          <w:p w14:paraId="47D094AB" w14:textId="603B95E3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</w:tr>
      <w:tr w:rsidR="007E1CC1" w14:paraId="540A7DF2" w14:textId="77777777">
        <w:trPr>
          <w:trHeight w:val="261"/>
        </w:trPr>
        <w:tc>
          <w:tcPr>
            <w:tcW w:w="1838" w:type="dxa"/>
          </w:tcPr>
          <w:p w14:paraId="0715D8D4" w14:textId="0F69E50E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C2BE566" w14:textId="79781927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B0C7695" w14:textId="1529A3A8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82E2E22" w14:textId="060BFE5B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14:paraId="7EACBFDD" w14:textId="3A3107FB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1700" w:type="dxa"/>
          </w:tcPr>
          <w:p w14:paraId="4449889B" w14:textId="00EDB478" w:rsidR="007E1CC1" w:rsidRPr="000B13A1" w:rsidRDefault="007E1CC1">
            <w:pPr>
              <w:widowControl/>
              <w:spacing w:before="60" w:after="60"/>
              <w:rPr>
                <w:rFonts w:ascii="微软雅黑" w:eastAsia="微软雅黑" w:hAnsi="微软雅黑"/>
                <w:iCs/>
                <w:color w:val="000000" w:themeColor="text1"/>
                <w:sz w:val="18"/>
                <w:szCs w:val="18"/>
              </w:rPr>
            </w:pPr>
          </w:p>
        </w:tc>
      </w:tr>
      <w:tr w:rsidR="007E1CC1" w14:paraId="2D944CAE" w14:textId="77777777">
        <w:trPr>
          <w:trHeight w:val="373"/>
        </w:trPr>
        <w:tc>
          <w:tcPr>
            <w:tcW w:w="1838" w:type="dxa"/>
          </w:tcPr>
          <w:p w14:paraId="318E8C60" w14:textId="77777777" w:rsidR="007E1CC1" w:rsidRDefault="007E1CC1">
            <w:pPr>
              <w:rPr>
                <w:rFonts w:asciiTheme="minorHAnsi" w:eastAsia="微软雅黑" w:hAnsiTheme="minorHAnsi"/>
                <w:szCs w:val="21"/>
              </w:rPr>
            </w:pPr>
          </w:p>
        </w:tc>
        <w:tc>
          <w:tcPr>
            <w:tcW w:w="1701" w:type="dxa"/>
          </w:tcPr>
          <w:p w14:paraId="44AC0216" w14:textId="77777777" w:rsidR="007E1CC1" w:rsidRDefault="007E1CC1">
            <w:pPr>
              <w:rPr>
                <w:rFonts w:asciiTheme="minorHAnsi" w:eastAsia="微软雅黑" w:hAnsiTheme="minorHAnsi"/>
                <w:szCs w:val="21"/>
              </w:rPr>
            </w:pPr>
          </w:p>
        </w:tc>
        <w:tc>
          <w:tcPr>
            <w:tcW w:w="1134" w:type="dxa"/>
          </w:tcPr>
          <w:p w14:paraId="15D8DD36" w14:textId="77777777" w:rsidR="007E1CC1" w:rsidRDefault="007E1CC1">
            <w:pPr>
              <w:rPr>
                <w:rFonts w:asciiTheme="minorHAnsi" w:eastAsia="微软雅黑" w:hAnsiTheme="minorHAnsi"/>
                <w:szCs w:val="21"/>
              </w:rPr>
            </w:pPr>
          </w:p>
        </w:tc>
        <w:tc>
          <w:tcPr>
            <w:tcW w:w="1134" w:type="dxa"/>
          </w:tcPr>
          <w:p w14:paraId="3BAB2494" w14:textId="77777777" w:rsidR="007E1CC1" w:rsidRDefault="007E1CC1">
            <w:pPr>
              <w:rPr>
                <w:rFonts w:asciiTheme="minorHAnsi" w:eastAsia="微软雅黑" w:hAnsiTheme="minorHAnsi"/>
                <w:szCs w:val="21"/>
              </w:rPr>
            </w:pPr>
          </w:p>
        </w:tc>
        <w:tc>
          <w:tcPr>
            <w:tcW w:w="1843" w:type="dxa"/>
          </w:tcPr>
          <w:p w14:paraId="2FA711F1" w14:textId="77777777" w:rsidR="007E1CC1" w:rsidRDefault="007E1CC1">
            <w:pPr>
              <w:rPr>
                <w:rFonts w:asciiTheme="minorHAnsi" w:eastAsia="微软雅黑" w:hAnsiTheme="minorHAnsi"/>
                <w:szCs w:val="21"/>
              </w:rPr>
            </w:pPr>
          </w:p>
        </w:tc>
        <w:tc>
          <w:tcPr>
            <w:tcW w:w="1700" w:type="dxa"/>
          </w:tcPr>
          <w:p w14:paraId="37680BAA" w14:textId="77777777" w:rsidR="007E1CC1" w:rsidRDefault="007E1CC1">
            <w:pPr>
              <w:rPr>
                <w:rFonts w:asciiTheme="minorHAnsi" w:eastAsia="微软雅黑" w:hAnsiTheme="minorHAnsi"/>
                <w:szCs w:val="21"/>
              </w:rPr>
            </w:pPr>
          </w:p>
        </w:tc>
      </w:tr>
    </w:tbl>
    <w:p w14:paraId="2D4E7379" w14:textId="77777777" w:rsidR="007E1CC1" w:rsidRDefault="007E1CC1"/>
    <w:p w14:paraId="35B0AEA4" w14:textId="77777777" w:rsidR="007E1CC1" w:rsidRDefault="00DE3CC7">
      <w:pPr>
        <w:widowControl/>
        <w:jc w:val="left"/>
      </w:pPr>
      <w:r>
        <w:br w:type="page"/>
      </w:r>
    </w:p>
    <w:p w14:paraId="5628A092" w14:textId="77777777" w:rsidR="007E1CC1" w:rsidRDefault="00DE3CC7">
      <w:pPr>
        <w:pStyle w:val="1"/>
      </w:pPr>
      <w:bookmarkStart w:id="33" w:name="_Toc6599"/>
      <w:r>
        <w:rPr>
          <w:rFonts w:hint="eastAsia"/>
        </w:rPr>
        <w:lastRenderedPageBreak/>
        <w:t>命名与版本规则</w:t>
      </w:r>
      <w:r>
        <w:rPr>
          <w:rFonts w:hint="eastAsia"/>
        </w:rPr>
        <w:t xml:space="preserve"> /</w:t>
      </w:r>
      <w:r>
        <w:t xml:space="preserve"> </w:t>
      </w:r>
      <w:r>
        <w:rPr>
          <w:rFonts w:hint="eastAsia"/>
        </w:rPr>
        <w:t>Naming</w:t>
      </w:r>
      <w:r>
        <w:t xml:space="preserve"> </w:t>
      </w:r>
      <w:r>
        <w:rPr>
          <w:rFonts w:hint="eastAsia"/>
        </w:rPr>
        <w:t>and version rules</w:t>
      </w:r>
      <w:bookmarkEnd w:id="3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7E1CC1" w14:paraId="21C4230B" w14:textId="77777777">
        <w:tc>
          <w:tcPr>
            <w:tcW w:w="9576" w:type="dxa"/>
            <w:shd w:val="clear" w:color="auto" w:fill="FFF2CC"/>
          </w:tcPr>
          <w:p w14:paraId="6FA4D674" w14:textId="77777777" w:rsidR="007E1CC1" w:rsidRDefault="00DE3CC7">
            <w:pPr>
              <w:pStyle w:val="a6"/>
              <w:ind w:left="0"/>
              <w:rPr>
                <w:rFonts w:asciiTheme="minorHAnsi" w:eastAsia="微软雅黑" w:hAnsiTheme="minorHAns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Theme="minorHAnsi" w:eastAsia="微软雅黑" w:hAnsiTheme="minorHAnsi" w:hint="eastAsia"/>
                <w:color w:val="0000FF"/>
                <w:sz w:val="16"/>
                <w:szCs w:val="16"/>
                <w:lang w:eastAsia="zh-CN"/>
              </w:rPr>
              <w:t>本节定义配置项、基线、产品的命名与标识规则及版本规则</w:t>
            </w:r>
          </w:p>
        </w:tc>
      </w:tr>
    </w:tbl>
    <w:p w14:paraId="0044ADE8" w14:textId="69BA9854" w:rsidR="007E1CC1" w:rsidRDefault="00DE3CC7">
      <w:r>
        <w:tab/>
      </w:r>
    </w:p>
    <w:p w14:paraId="65D04EA8" w14:textId="77777777" w:rsidR="007E1CC1" w:rsidRDefault="00DE3CC7">
      <w:pPr>
        <w:pStyle w:val="2"/>
      </w:pPr>
      <w:bookmarkStart w:id="34" w:name="_Toc19046"/>
      <w:r>
        <w:rPr>
          <w:rFonts w:hint="eastAsia"/>
        </w:rPr>
        <w:t>配置项</w:t>
      </w:r>
      <w:r>
        <w:rPr>
          <w:rFonts w:hint="eastAsia"/>
        </w:rPr>
        <w:t xml:space="preserve"> /</w:t>
      </w:r>
      <w:r>
        <w:t xml:space="preserve"> </w:t>
      </w:r>
      <w:r>
        <w:rPr>
          <w:rFonts w:hint="eastAsia"/>
        </w:rPr>
        <w:t>Con</w:t>
      </w:r>
      <w:r>
        <w:t>figuration Items</w:t>
      </w:r>
      <w:bookmarkEnd w:id="3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7E1CC1" w14:paraId="0D0DA8A5" w14:textId="77777777">
        <w:tc>
          <w:tcPr>
            <w:tcW w:w="9576" w:type="dxa"/>
            <w:shd w:val="clear" w:color="auto" w:fill="FFF2CC"/>
          </w:tcPr>
          <w:p w14:paraId="036677C6" w14:textId="77777777" w:rsidR="007E1CC1" w:rsidRDefault="00DE3CC7">
            <w:pPr>
              <w:pStyle w:val="a6"/>
              <w:ind w:left="0"/>
              <w:rPr>
                <w:rFonts w:asciiTheme="minorHAnsi" w:eastAsia="微软雅黑" w:hAnsiTheme="minorHAns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Theme="minorHAnsi" w:eastAsia="微软雅黑" w:hAnsiTheme="minorHAnsi" w:hint="eastAsia"/>
                <w:color w:val="0000FF"/>
                <w:sz w:val="16"/>
                <w:szCs w:val="16"/>
                <w:lang w:eastAsia="zh-CN"/>
              </w:rPr>
              <w:t>包括文档类配置项、源代码配置项</w:t>
            </w:r>
          </w:p>
        </w:tc>
      </w:tr>
    </w:tbl>
    <w:p w14:paraId="025A8CAE" w14:textId="0179430B" w:rsidR="00A94CD3" w:rsidRDefault="00A94CD3" w:rsidP="00A94CD3">
      <w:pPr>
        <w:ind w:left="420"/>
      </w:pPr>
      <w:r>
        <w:rPr>
          <w:rFonts w:hint="eastAsia"/>
        </w:rPr>
        <w:t>见本文第</w:t>
      </w:r>
      <w:r>
        <w:rPr>
          <w:rFonts w:hint="eastAsia"/>
        </w:rPr>
        <w:t>5</w:t>
      </w:r>
      <w:r>
        <w:rPr>
          <w:rFonts w:hint="eastAsia"/>
        </w:rPr>
        <w:t>，第</w:t>
      </w:r>
      <w:r>
        <w:rPr>
          <w:rFonts w:hint="eastAsia"/>
        </w:rPr>
        <w:t>6</w:t>
      </w:r>
      <w:r>
        <w:rPr>
          <w:rFonts w:hint="eastAsia"/>
        </w:rPr>
        <w:t>章节</w:t>
      </w:r>
    </w:p>
    <w:p w14:paraId="240DAED3" w14:textId="77777777" w:rsidR="00A94CD3" w:rsidRDefault="00A94CD3" w:rsidP="00A94CD3">
      <w:pPr>
        <w:ind w:left="420"/>
      </w:pPr>
    </w:p>
    <w:p w14:paraId="1055BA7C" w14:textId="77777777" w:rsidR="007E1CC1" w:rsidRDefault="00DE3CC7">
      <w:pPr>
        <w:pStyle w:val="2"/>
      </w:pPr>
      <w:bookmarkStart w:id="35" w:name="_Toc12655"/>
      <w:r>
        <w:rPr>
          <w:rFonts w:hint="eastAsia"/>
        </w:rPr>
        <w:t>基线</w:t>
      </w:r>
      <w:r>
        <w:rPr>
          <w:rFonts w:hint="eastAsia"/>
        </w:rPr>
        <w:t xml:space="preserve"> /</w:t>
      </w:r>
      <w:r>
        <w:t xml:space="preserve"> </w:t>
      </w:r>
      <w:r>
        <w:rPr>
          <w:rFonts w:hint="eastAsia"/>
        </w:rPr>
        <w:t>Ba</w:t>
      </w:r>
      <w:r>
        <w:t>seline</w:t>
      </w:r>
      <w:bookmarkEnd w:id="35"/>
    </w:p>
    <w:p w14:paraId="5AF38DEC" w14:textId="77777777" w:rsidR="00A94CD3" w:rsidRDefault="00A94CD3" w:rsidP="00A94CD3">
      <w:pPr>
        <w:ind w:left="420"/>
      </w:pPr>
      <w:r>
        <w:rPr>
          <w:rFonts w:hint="eastAsia"/>
        </w:rPr>
        <w:t>见本文第</w:t>
      </w:r>
      <w:r>
        <w:rPr>
          <w:rFonts w:hint="eastAsia"/>
        </w:rPr>
        <w:t>5</w:t>
      </w:r>
      <w:r>
        <w:rPr>
          <w:rFonts w:hint="eastAsia"/>
        </w:rPr>
        <w:t>，第</w:t>
      </w:r>
      <w:r>
        <w:rPr>
          <w:rFonts w:hint="eastAsia"/>
        </w:rPr>
        <w:t>6</w:t>
      </w:r>
      <w:r>
        <w:rPr>
          <w:rFonts w:hint="eastAsia"/>
        </w:rPr>
        <w:t>章节</w:t>
      </w:r>
    </w:p>
    <w:p w14:paraId="0CDCDB0B" w14:textId="77777777" w:rsidR="007E1CC1" w:rsidRDefault="007E1CC1"/>
    <w:p w14:paraId="0FCBDE6E" w14:textId="77777777" w:rsidR="007E1CC1" w:rsidRDefault="00DE3CC7">
      <w:pPr>
        <w:pStyle w:val="2"/>
      </w:pPr>
      <w:bookmarkStart w:id="36" w:name="_Toc22677"/>
      <w:r>
        <w:rPr>
          <w:rFonts w:hint="eastAsia"/>
        </w:rPr>
        <w:t>软件产品</w:t>
      </w:r>
      <w:r>
        <w:rPr>
          <w:rFonts w:hint="eastAsia"/>
        </w:rPr>
        <w:t xml:space="preserve"> /</w:t>
      </w:r>
      <w:r>
        <w:t xml:space="preserve"> </w:t>
      </w:r>
      <w:r>
        <w:rPr>
          <w:rFonts w:hint="eastAsia"/>
        </w:rPr>
        <w:t>Soft</w:t>
      </w:r>
      <w:r>
        <w:t>ware Release</w:t>
      </w:r>
      <w:bookmarkEnd w:id="36"/>
      <w:r>
        <w:tab/>
      </w:r>
    </w:p>
    <w:p w14:paraId="06E4A511" w14:textId="77777777" w:rsidR="00E872C5" w:rsidRDefault="00E872C5">
      <w:pPr>
        <w:widowControl/>
        <w:spacing w:before="60" w:after="60"/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</w:pPr>
    </w:p>
    <w:p w14:paraId="071254D1" w14:textId="77777777" w:rsidR="00E872C5" w:rsidRDefault="00E872C5">
      <w:pPr>
        <w:widowControl/>
        <w:spacing w:before="60" w:after="60"/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</w:pPr>
    </w:p>
    <w:p w14:paraId="1B20DEF9" w14:textId="0C9D3BF8" w:rsidR="007E1CC1" w:rsidRDefault="00DE3CC7">
      <w:pPr>
        <w:widowControl/>
        <w:spacing w:before="60" w:after="60"/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</w:pPr>
      <w:r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  <w:t>例：</w:t>
      </w:r>
    </w:p>
    <w:p w14:paraId="5716C2E7" w14:textId="77777777" w:rsidR="007E1CC1" w:rsidRDefault="00DE3CC7">
      <w:pPr>
        <w:widowControl/>
        <w:spacing w:before="60" w:after="60"/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</w:pPr>
      <w:r>
        <w:rPr>
          <w:rFonts w:ascii="微软雅黑" w:eastAsia="微软雅黑" w:hAnsi="微软雅黑" w:hint="eastAsia"/>
          <w:i/>
          <w:color w:val="A6A6A6" w:themeColor="background1" w:themeShade="A6"/>
          <w:sz w:val="18"/>
          <w:szCs w:val="18"/>
        </w:rPr>
        <w:t>格式：</w:t>
      </w:r>
    </w:p>
    <w:p w14:paraId="1F3FF462" w14:textId="77777777" w:rsidR="007E1CC1" w:rsidRDefault="00DE3CC7">
      <w:pPr>
        <w:widowControl/>
        <w:spacing w:before="60" w:after="60"/>
        <w:ind w:firstLine="420"/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</w:pPr>
      <w:r>
        <w:rPr>
          <w:rFonts w:ascii="微软雅黑" w:eastAsia="微软雅黑" w:hAnsi="微软雅黑" w:hint="eastAsia"/>
          <w:i/>
          <w:color w:val="A6A6A6" w:themeColor="background1" w:themeShade="A6"/>
          <w:sz w:val="18"/>
          <w:szCs w:val="18"/>
        </w:rPr>
        <w:t>项目编号_产品代号_产品开发阶段代号_产品版本号</w:t>
      </w:r>
    </w:p>
    <w:p w14:paraId="738F0C9F" w14:textId="77777777" w:rsidR="007E1CC1" w:rsidRDefault="00DE3CC7">
      <w:pPr>
        <w:pStyle w:val="a0"/>
        <w:widowControl/>
        <w:spacing w:before="60" w:after="60"/>
        <w:ind w:left="420" w:firstLineChars="0" w:firstLine="0"/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</w:pPr>
      <w:r>
        <w:rPr>
          <w:rFonts w:ascii="微软雅黑" w:eastAsia="微软雅黑" w:hAnsi="微软雅黑" w:hint="eastAsia"/>
          <w:i/>
          <w:color w:val="A6A6A6" w:themeColor="background1" w:themeShade="A6"/>
          <w:sz w:val="18"/>
          <w:szCs w:val="18"/>
        </w:rPr>
        <w:t>其中：</w:t>
      </w:r>
    </w:p>
    <w:p w14:paraId="51E4125E" w14:textId="77777777" w:rsidR="007E1CC1" w:rsidRDefault="00DE3CC7">
      <w:pPr>
        <w:pStyle w:val="a0"/>
        <w:widowControl/>
        <w:spacing w:before="60" w:after="60"/>
        <w:ind w:left="420" w:firstLineChars="0" w:firstLine="0"/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</w:pPr>
      <w:r>
        <w:rPr>
          <w:rFonts w:ascii="微软雅黑" w:eastAsia="微软雅黑" w:hAnsi="微软雅黑" w:hint="eastAsia"/>
          <w:i/>
          <w:color w:val="A6A6A6" w:themeColor="background1" w:themeShade="A6"/>
          <w:sz w:val="18"/>
          <w:szCs w:val="18"/>
        </w:rPr>
        <w:tab/>
        <w:t>产品开发阶段代号【XY】，X,Y自然数，从0开始</w:t>
      </w:r>
    </w:p>
    <w:p w14:paraId="35A17B7D" w14:textId="77777777" w:rsidR="007E1CC1" w:rsidRDefault="00DE3CC7">
      <w:pPr>
        <w:pStyle w:val="a0"/>
        <w:widowControl/>
        <w:spacing w:before="60" w:after="60"/>
        <w:ind w:left="420" w:firstLineChars="0" w:firstLine="0"/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</w:pPr>
      <w:r>
        <w:rPr>
          <w:rFonts w:ascii="微软雅黑" w:eastAsia="微软雅黑" w:hAnsi="微软雅黑" w:hint="eastAsia"/>
          <w:i/>
          <w:color w:val="A6A6A6" w:themeColor="background1" w:themeShade="A6"/>
          <w:sz w:val="18"/>
          <w:szCs w:val="18"/>
        </w:rPr>
        <w:tab/>
      </w:r>
      <w:r>
        <w:rPr>
          <w:rFonts w:ascii="微软雅黑" w:eastAsia="微软雅黑" w:hAnsi="微软雅黑" w:hint="eastAsia"/>
          <w:i/>
          <w:color w:val="A6A6A6" w:themeColor="background1" w:themeShade="A6"/>
          <w:sz w:val="18"/>
          <w:szCs w:val="18"/>
        </w:rPr>
        <w:tab/>
        <w:t>X – 代表产品开发阶段，Y为流水号</w:t>
      </w:r>
    </w:p>
    <w:p w14:paraId="0F0B2E00" w14:textId="77777777" w:rsidR="007E1CC1" w:rsidRDefault="00DE3CC7">
      <w:pPr>
        <w:pStyle w:val="a0"/>
        <w:widowControl/>
        <w:spacing w:before="60" w:after="60"/>
        <w:ind w:left="1260" w:firstLineChars="0"/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</w:pPr>
      <w:r>
        <w:rPr>
          <w:rFonts w:ascii="微软雅黑" w:eastAsia="微软雅黑" w:hAnsi="微软雅黑" w:hint="eastAsia"/>
          <w:i/>
          <w:color w:val="A6A6A6" w:themeColor="background1" w:themeShade="A6"/>
          <w:sz w:val="18"/>
          <w:szCs w:val="18"/>
        </w:rPr>
        <w:t>X</w:t>
      </w:r>
      <w:r>
        <w:rPr>
          <w:rFonts w:ascii="微软雅黑" w:eastAsia="微软雅黑" w:hAnsi="微软雅黑" w:hint="eastAsia"/>
          <w:i/>
          <w:color w:val="A6A6A6" w:themeColor="background1" w:themeShade="A6"/>
          <w:sz w:val="18"/>
          <w:szCs w:val="18"/>
        </w:rPr>
        <w:tab/>
        <w:t>含义</w:t>
      </w:r>
    </w:p>
    <w:p w14:paraId="3AF06355" w14:textId="77777777" w:rsidR="007E1CC1" w:rsidRDefault="00DE3CC7">
      <w:pPr>
        <w:pStyle w:val="a0"/>
        <w:widowControl/>
        <w:spacing w:before="60" w:after="60"/>
        <w:ind w:left="1680" w:firstLineChars="0"/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</w:pPr>
      <w:r>
        <w:rPr>
          <w:rFonts w:ascii="微软雅黑" w:eastAsia="微软雅黑" w:hAnsi="微软雅黑" w:hint="eastAsia"/>
          <w:i/>
          <w:color w:val="A6A6A6" w:themeColor="background1" w:themeShade="A6"/>
          <w:sz w:val="18"/>
          <w:szCs w:val="18"/>
        </w:rPr>
        <w:t>0</w:t>
      </w:r>
      <w:r>
        <w:rPr>
          <w:rFonts w:ascii="微软雅黑" w:eastAsia="微软雅黑" w:hAnsi="微软雅黑" w:hint="eastAsia"/>
          <w:i/>
          <w:color w:val="A6A6A6" w:themeColor="background1" w:themeShade="A6"/>
          <w:sz w:val="18"/>
          <w:szCs w:val="18"/>
        </w:rPr>
        <w:tab/>
        <w:t>工程样件(ES)</w:t>
      </w:r>
    </w:p>
    <w:p w14:paraId="331F8999" w14:textId="77777777" w:rsidR="007E1CC1" w:rsidRDefault="00DE3CC7">
      <w:pPr>
        <w:pStyle w:val="a0"/>
        <w:widowControl/>
        <w:spacing w:before="60" w:after="60"/>
        <w:ind w:left="1680" w:firstLineChars="0"/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</w:pPr>
      <w:r>
        <w:rPr>
          <w:rFonts w:ascii="微软雅黑" w:eastAsia="微软雅黑" w:hAnsi="微软雅黑" w:hint="eastAsia"/>
          <w:i/>
          <w:color w:val="A6A6A6" w:themeColor="background1" w:themeShade="A6"/>
          <w:sz w:val="18"/>
          <w:szCs w:val="18"/>
        </w:rPr>
        <w:t>1</w:t>
      </w:r>
      <w:r>
        <w:rPr>
          <w:rFonts w:ascii="微软雅黑" w:eastAsia="微软雅黑" w:hAnsi="微软雅黑" w:hint="eastAsia"/>
          <w:i/>
          <w:color w:val="A6A6A6" w:themeColor="background1" w:themeShade="A6"/>
          <w:sz w:val="18"/>
          <w:szCs w:val="18"/>
        </w:rPr>
        <w:tab/>
        <w:t>试做样件(PR)</w:t>
      </w:r>
    </w:p>
    <w:p w14:paraId="5BEE84A1" w14:textId="77777777" w:rsidR="007E1CC1" w:rsidRDefault="00DE3CC7">
      <w:pPr>
        <w:pStyle w:val="a0"/>
        <w:widowControl/>
        <w:spacing w:before="60" w:after="60"/>
        <w:ind w:left="1680" w:firstLineChars="0"/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</w:pPr>
      <w:r>
        <w:rPr>
          <w:rFonts w:ascii="微软雅黑" w:eastAsia="微软雅黑" w:hAnsi="微软雅黑" w:hint="eastAsia"/>
          <w:i/>
          <w:color w:val="A6A6A6" w:themeColor="background1" w:themeShade="A6"/>
          <w:sz w:val="18"/>
          <w:szCs w:val="18"/>
        </w:rPr>
        <w:t>2</w:t>
      </w:r>
      <w:r>
        <w:rPr>
          <w:rFonts w:ascii="微软雅黑" w:eastAsia="微软雅黑" w:hAnsi="微软雅黑" w:hint="eastAsia"/>
          <w:i/>
          <w:color w:val="A6A6A6" w:themeColor="background1" w:themeShade="A6"/>
          <w:sz w:val="18"/>
          <w:szCs w:val="18"/>
        </w:rPr>
        <w:tab/>
        <w:t>小规模生产样件(PP)</w:t>
      </w:r>
    </w:p>
    <w:p w14:paraId="6862EA5B" w14:textId="77777777" w:rsidR="007E1CC1" w:rsidRDefault="00DE3CC7">
      <w:pPr>
        <w:pStyle w:val="a0"/>
        <w:widowControl/>
        <w:spacing w:before="60" w:after="60"/>
        <w:ind w:left="1680" w:firstLineChars="0"/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</w:pPr>
      <w:r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  <w:t>3</w:t>
      </w:r>
      <w:r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  <w:tab/>
      </w:r>
      <w:r>
        <w:rPr>
          <w:rFonts w:ascii="微软雅黑" w:eastAsia="微软雅黑" w:hAnsi="微软雅黑" w:hint="eastAsia"/>
          <w:i/>
          <w:color w:val="A6A6A6" w:themeColor="background1" w:themeShade="A6"/>
          <w:sz w:val="18"/>
          <w:szCs w:val="18"/>
        </w:rPr>
        <w:t>模生产样件(AP)</w:t>
      </w:r>
    </w:p>
    <w:p w14:paraId="35C5850B" w14:textId="77777777" w:rsidR="007E1CC1" w:rsidRDefault="00DE3CC7">
      <w:pPr>
        <w:pStyle w:val="a0"/>
        <w:widowControl/>
        <w:spacing w:before="60" w:after="60"/>
        <w:ind w:left="1680" w:firstLineChars="0"/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</w:pPr>
      <w:r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  <w:t>4</w:t>
      </w:r>
      <w:r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  <w:tab/>
      </w:r>
      <w:r>
        <w:rPr>
          <w:rFonts w:ascii="微软雅黑" w:eastAsia="微软雅黑" w:hAnsi="微软雅黑" w:hint="eastAsia"/>
          <w:i/>
          <w:color w:val="A6A6A6" w:themeColor="background1" w:themeShade="A6"/>
          <w:sz w:val="18"/>
          <w:szCs w:val="18"/>
        </w:rPr>
        <w:t>SOP量产件</w:t>
      </w:r>
    </w:p>
    <w:p w14:paraId="758DC49E" w14:textId="77777777" w:rsidR="007E1CC1" w:rsidRDefault="00DE3CC7">
      <w:pPr>
        <w:pStyle w:val="a0"/>
        <w:widowControl/>
        <w:spacing w:before="60" w:after="60"/>
        <w:ind w:left="420" w:firstLineChars="0" w:firstLine="0"/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</w:pPr>
      <w:r>
        <w:rPr>
          <w:rFonts w:ascii="微软雅黑" w:eastAsia="微软雅黑" w:hAnsi="微软雅黑" w:hint="eastAsia"/>
          <w:i/>
          <w:color w:val="A6A6A6" w:themeColor="background1" w:themeShade="A6"/>
          <w:sz w:val="18"/>
          <w:szCs w:val="18"/>
        </w:rPr>
        <w:t>【例】</w:t>
      </w:r>
    </w:p>
    <w:p w14:paraId="5ABCE87E" w14:textId="77777777" w:rsidR="007E1CC1" w:rsidRDefault="00DE3CC7">
      <w:pPr>
        <w:pStyle w:val="a0"/>
        <w:widowControl/>
        <w:spacing w:before="60" w:after="60"/>
        <w:ind w:left="420" w:firstLineChars="0"/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</w:pPr>
      <w:r>
        <w:rPr>
          <w:rFonts w:ascii="微软雅黑" w:eastAsia="微软雅黑" w:hAnsi="微软雅黑" w:hint="eastAsia"/>
          <w:i/>
          <w:color w:val="A6A6A6" w:themeColor="background1" w:themeShade="A6"/>
          <w:sz w:val="18"/>
          <w:szCs w:val="18"/>
        </w:rPr>
        <w:t>PJ0001_BMS_1_V1.0：PJ0001项目的用于PR阶段的BMS软件产品V1.0版本</w:t>
      </w:r>
    </w:p>
    <w:p w14:paraId="1C3016CC" w14:textId="77777777" w:rsidR="007E1CC1" w:rsidRDefault="007E1CC1"/>
    <w:p w14:paraId="7BE74E99" w14:textId="77777777" w:rsidR="007E1CC1" w:rsidRDefault="007E1CC1"/>
    <w:p w14:paraId="73BF3026" w14:textId="77777777" w:rsidR="007E1CC1" w:rsidRDefault="007E1CC1"/>
    <w:p w14:paraId="08A729A7" w14:textId="77777777" w:rsidR="007E1CC1" w:rsidRDefault="007E1CC1">
      <w:pPr>
        <w:rPr>
          <w:rFonts w:ascii="微软雅黑" w:eastAsia="微软雅黑" w:hAnsi="微软雅黑"/>
          <w:i/>
          <w:color w:val="A6A6A6" w:themeColor="background1" w:themeShade="A6"/>
          <w:sz w:val="18"/>
          <w:szCs w:val="18"/>
        </w:rPr>
      </w:pPr>
    </w:p>
    <w:p w14:paraId="0FF5AB49" w14:textId="77777777" w:rsidR="007E1CC1" w:rsidRDefault="00DE3CC7">
      <w:r>
        <w:br w:type="page"/>
      </w:r>
    </w:p>
    <w:p w14:paraId="5EB8CB29" w14:textId="77777777" w:rsidR="007E1CC1" w:rsidRDefault="00DE3CC7">
      <w:pPr>
        <w:pStyle w:val="af"/>
        <w:rPr>
          <w:rFonts w:ascii="Calibri" w:eastAsia="微软雅黑" w:hAnsi="Calibri"/>
          <w:caps w:val="0"/>
          <w:lang w:eastAsia="zh-CN"/>
        </w:rPr>
      </w:pPr>
      <w:r>
        <w:rPr>
          <w:rFonts w:ascii="Calibri" w:eastAsia="微软雅黑" w:hAnsi="Calibri" w:hint="eastAsia"/>
          <w:caps w:val="0"/>
          <w:lang w:eastAsia="zh-CN"/>
        </w:rPr>
        <w:lastRenderedPageBreak/>
        <w:t>模板变更履历</w:t>
      </w:r>
      <w:r>
        <w:rPr>
          <w:rFonts w:ascii="Calibri" w:eastAsia="微软雅黑" w:hAnsi="Calibri" w:hint="eastAsia"/>
          <w:caps w:val="0"/>
          <w:lang w:eastAsia="zh-CN"/>
        </w:rPr>
        <w:t xml:space="preserve"> </w:t>
      </w:r>
      <w:r>
        <w:rPr>
          <w:rFonts w:ascii="Calibri" w:eastAsia="微软雅黑" w:hAnsi="Calibri"/>
          <w:caps w:val="0"/>
          <w:lang w:eastAsia="zh-CN"/>
        </w:rPr>
        <w:t>/ Template Change History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0"/>
        <w:gridCol w:w="924"/>
        <w:gridCol w:w="1291"/>
        <w:gridCol w:w="1418"/>
        <w:gridCol w:w="1275"/>
        <w:gridCol w:w="1560"/>
        <w:gridCol w:w="2126"/>
      </w:tblGrid>
      <w:tr w:rsidR="007E1CC1" w14:paraId="1CBD3265" w14:textId="77777777">
        <w:trPr>
          <w:trHeight w:val="263"/>
        </w:trPr>
        <w:tc>
          <w:tcPr>
            <w:tcW w:w="870" w:type="dxa"/>
            <w:shd w:val="clear" w:color="auto" w:fill="D9D9D9"/>
          </w:tcPr>
          <w:p w14:paraId="7256D436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版本</w:t>
            </w:r>
          </w:p>
          <w:p w14:paraId="0818002D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</w:t>
            </w:r>
            <w:r>
              <w:rPr>
                <w:rFonts w:eastAsia="黑体" w:cs="Calibri"/>
                <w:b/>
              </w:rPr>
              <w:t>rsion</w:t>
            </w:r>
          </w:p>
        </w:tc>
        <w:tc>
          <w:tcPr>
            <w:tcW w:w="924" w:type="dxa"/>
            <w:shd w:val="clear" w:color="auto" w:fill="D9D9D9"/>
          </w:tcPr>
          <w:p w14:paraId="1BCB68D6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状态</w:t>
            </w:r>
          </w:p>
          <w:p w14:paraId="65818CD7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Status</w:t>
            </w:r>
          </w:p>
        </w:tc>
        <w:tc>
          <w:tcPr>
            <w:tcW w:w="1291" w:type="dxa"/>
            <w:shd w:val="clear" w:color="auto" w:fill="D9D9D9"/>
          </w:tcPr>
          <w:p w14:paraId="36050FAA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编制人</w:t>
            </w:r>
          </w:p>
          <w:p w14:paraId="7B36B463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Author</w:t>
            </w:r>
          </w:p>
        </w:tc>
        <w:tc>
          <w:tcPr>
            <w:tcW w:w="1418" w:type="dxa"/>
            <w:shd w:val="clear" w:color="auto" w:fill="D9D9D9"/>
          </w:tcPr>
          <w:p w14:paraId="7CB32CAD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编制日期</w:t>
            </w:r>
          </w:p>
          <w:p w14:paraId="00C5ECA7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  <w:tc>
          <w:tcPr>
            <w:tcW w:w="1275" w:type="dxa"/>
            <w:shd w:val="clear" w:color="auto" w:fill="D9D9D9"/>
          </w:tcPr>
          <w:p w14:paraId="44146343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批准人</w:t>
            </w:r>
          </w:p>
          <w:p w14:paraId="5D30DBB4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Approver</w:t>
            </w:r>
          </w:p>
        </w:tc>
        <w:tc>
          <w:tcPr>
            <w:tcW w:w="1560" w:type="dxa"/>
            <w:shd w:val="clear" w:color="auto" w:fill="D9D9D9"/>
          </w:tcPr>
          <w:p w14:paraId="36696FF1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批准日期</w:t>
            </w:r>
          </w:p>
          <w:p w14:paraId="05F84B71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Approve Date</w:t>
            </w:r>
          </w:p>
        </w:tc>
        <w:tc>
          <w:tcPr>
            <w:tcW w:w="2126" w:type="dxa"/>
            <w:shd w:val="clear" w:color="auto" w:fill="D9D9D9"/>
          </w:tcPr>
          <w:p w14:paraId="2172EE31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内容描述</w:t>
            </w:r>
          </w:p>
          <w:p w14:paraId="512893DC" w14:textId="77777777" w:rsidR="007E1CC1" w:rsidRDefault="00DE3CC7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7E1CC1" w14:paraId="6AE2B23E" w14:textId="77777777">
        <w:trPr>
          <w:trHeight w:val="259"/>
        </w:trPr>
        <w:tc>
          <w:tcPr>
            <w:tcW w:w="870" w:type="dxa"/>
          </w:tcPr>
          <w:p w14:paraId="21430D82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2469EC46" w14:textId="77777777" w:rsidR="007E1CC1" w:rsidRDefault="007E1CC1">
            <w:pPr>
              <w:pStyle w:val="Tabletext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0E9A0E2D" w14:textId="77777777" w:rsidR="007E1CC1" w:rsidRDefault="007E1CC1">
            <w:pPr>
              <w:pStyle w:val="Tabletext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471E9888" w14:textId="77777777" w:rsidR="007E1CC1" w:rsidRDefault="007E1CC1">
            <w:pPr>
              <w:pStyle w:val="Tabletext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7BCE7E7B" w14:textId="77777777" w:rsidR="007E1CC1" w:rsidRDefault="007E1CC1">
            <w:pPr>
              <w:pStyle w:val="Tabletext"/>
              <w:ind w:firstLineChars="100" w:firstLine="200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3BD73629" w14:textId="77777777" w:rsidR="007E1CC1" w:rsidRDefault="007E1CC1">
            <w:pPr>
              <w:pStyle w:val="Tabletext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4A4597F0" w14:textId="77777777" w:rsidR="007E1CC1" w:rsidRDefault="007E1CC1">
            <w:pPr>
              <w:pStyle w:val="Tabletext"/>
              <w:ind w:firstLineChars="200" w:firstLine="400"/>
              <w:rPr>
                <w:rFonts w:ascii="Calibri" w:eastAsia="微软雅黑" w:hAnsi="Calibri"/>
                <w:lang w:eastAsia="zh-CN"/>
              </w:rPr>
            </w:pPr>
          </w:p>
        </w:tc>
      </w:tr>
      <w:tr w:rsidR="007E1CC1" w14:paraId="7063FE12" w14:textId="77777777">
        <w:trPr>
          <w:trHeight w:val="247"/>
        </w:trPr>
        <w:tc>
          <w:tcPr>
            <w:tcW w:w="870" w:type="dxa"/>
          </w:tcPr>
          <w:p w14:paraId="15DCEF7C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57DC1E5E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3285F070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5765CEEE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77C05CEB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</w:rPr>
            </w:pPr>
          </w:p>
        </w:tc>
        <w:tc>
          <w:tcPr>
            <w:tcW w:w="1560" w:type="dxa"/>
          </w:tcPr>
          <w:p w14:paraId="29B9A91F" w14:textId="77777777" w:rsidR="007E1CC1" w:rsidRDefault="007E1CC1">
            <w:pPr>
              <w:pStyle w:val="Tabletext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5299C694" w14:textId="77777777" w:rsidR="007E1CC1" w:rsidRDefault="007E1CC1">
            <w:pPr>
              <w:pStyle w:val="Tabletext"/>
              <w:ind w:firstLineChars="100" w:firstLine="200"/>
              <w:rPr>
                <w:rFonts w:ascii="Calibri" w:eastAsia="微软雅黑" w:hAnsi="Calibri"/>
                <w:lang w:eastAsia="zh-CN"/>
              </w:rPr>
            </w:pPr>
          </w:p>
        </w:tc>
      </w:tr>
      <w:tr w:rsidR="007E1CC1" w14:paraId="581C3236" w14:textId="77777777">
        <w:trPr>
          <w:trHeight w:val="246"/>
        </w:trPr>
        <w:tc>
          <w:tcPr>
            <w:tcW w:w="870" w:type="dxa"/>
          </w:tcPr>
          <w:p w14:paraId="4716DE5E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535D904B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47756669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7DE6A9D3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</w:rPr>
            </w:pPr>
          </w:p>
        </w:tc>
        <w:tc>
          <w:tcPr>
            <w:tcW w:w="1275" w:type="dxa"/>
          </w:tcPr>
          <w:p w14:paraId="150E0222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55749D34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75BFBF56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</w:rPr>
            </w:pPr>
          </w:p>
        </w:tc>
      </w:tr>
      <w:tr w:rsidR="007E1CC1" w14:paraId="37330FD9" w14:textId="77777777">
        <w:trPr>
          <w:trHeight w:val="246"/>
        </w:trPr>
        <w:tc>
          <w:tcPr>
            <w:tcW w:w="870" w:type="dxa"/>
          </w:tcPr>
          <w:p w14:paraId="4CBF3814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5ED737C6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</w:rPr>
            </w:pPr>
          </w:p>
        </w:tc>
        <w:tc>
          <w:tcPr>
            <w:tcW w:w="1291" w:type="dxa"/>
          </w:tcPr>
          <w:p w14:paraId="01837EF9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</w:rPr>
            </w:pPr>
          </w:p>
        </w:tc>
        <w:tc>
          <w:tcPr>
            <w:tcW w:w="1418" w:type="dxa"/>
          </w:tcPr>
          <w:p w14:paraId="2CAADA58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31872B2D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29902E16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1B44BDD3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</w:rPr>
            </w:pPr>
          </w:p>
        </w:tc>
      </w:tr>
      <w:tr w:rsidR="007E1CC1" w14:paraId="0AFBD699" w14:textId="77777777">
        <w:trPr>
          <w:trHeight w:val="246"/>
        </w:trPr>
        <w:tc>
          <w:tcPr>
            <w:tcW w:w="870" w:type="dxa"/>
          </w:tcPr>
          <w:p w14:paraId="3CF3BEE7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6DEF7596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167EFB3F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20796E30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6D84FA28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217DBEC1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700BAD14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</w:tr>
      <w:tr w:rsidR="007E1CC1" w14:paraId="6B484DEB" w14:textId="77777777">
        <w:trPr>
          <w:trHeight w:val="246"/>
        </w:trPr>
        <w:tc>
          <w:tcPr>
            <w:tcW w:w="870" w:type="dxa"/>
          </w:tcPr>
          <w:p w14:paraId="7A6468A5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790F8390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633734CE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57F1A8AA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6CE055D3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75497836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1E959380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</w:tr>
      <w:tr w:rsidR="007E1CC1" w14:paraId="50F0EF4F" w14:textId="77777777">
        <w:trPr>
          <w:trHeight w:val="246"/>
        </w:trPr>
        <w:tc>
          <w:tcPr>
            <w:tcW w:w="870" w:type="dxa"/>
          </w:tcPr>
          <w:p w14:paraId="4FE227F5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3223B7F3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1F54A5DE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0D6BFF28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03285C47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3E68D2DB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566DE4D7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</w:tr>
      <w:tr w:rsidR="007E1CC1" w14:paraId="3C0DC659" w14:textId="77777777">
        <w:trPr>
          <w:trHeight w:val="246"/>
        </w:trPr>
        <w:tc>
          <w:tcPr>
            <w:tcW w:w="870" w:type="dxa"/>
          </w:tcPr>
          <w:p w14:paraId="4619966C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5EAC7637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193FF2AD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454D9065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4BA93959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3609F030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365027A5" w14:textId="77777777" w:rsidR="007E1CC1" w:rsidRDefault="007E1CC1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</w:tr>
    </w:tbl>
    <w:p w14:paraId="777F2343" w14:textId="77777777" w:rsidR="007E1CC1" w:rsidRDefault="007E1CC1">
      <w:pPr>
        <w:pStyle w:val="InfoBlue"/>
        <w:ind w:leftChars="59" w:left="124"/>
        <w:rPr>
          <w:rFonts w:ascii="Calibri" w:eastAsia="微软雅黑" w:hAnsi="Calibri"/>
          <w:i w:val="0"/>
          <w:lang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7E1CC1" w14:paraId="2B71DA23" w14:textId="77777777">
        <w:tc>
          <w:tcPr>
            <w:tcW w:w="9576" w:type="dxa"/>
            <w:shd w:val="clear" w:color="auto" w:fill="FFF2CC"/>
          </w:tcPr>
          <w:p w14:paraId="6378C6DC" w14:textId="77777777" w:rsidR="007E1CC1" w:rsidRDefault="00DE3CC7">
            <w:pPr>
              <w:pStyle w:val="a6"/>
              <w:ind w:left="0"/>
              <w:rPr>
                <w:rFonts w:ascii="Calibri" w:eastAsia="微软雅黑" w:hAnsi="Calibri"/>
                <w:color w:val="0000FF"/>
                <w:sz w:val="16"/>
                <w:szCs w:val="18"/>
                <w:lang w:eastAsia="zh-CN"/>
              </w:rPr>
            </w:pPr>
            <w:r>
              <w:rPr>
                <w:rFonts w:ascii="Calibri" w:eastAsia="微软雅黑" w:hAnsi="Calibri"/>
                <w:color w:val="0000FF"/>
                <w:sz w:val="16"/>
                <w:szCs w:val="18"/>
                <w:lang w:eastAsia="zh-CN"/>
              </w:rPr>
              <w:t>“</w:t>
            </w:r>
            <w:r>
              <w:rPr>
                <w:rFonts w:ascii="Calibri" w:eastAsia="微软雅黑" w:hAnsi="Calibri"/>
                <w:color w:val="0000FF"/>
                <w:sz w:val="16"/>
                <w:szCs w:val="18"/>
                <w:lang w:eastAsia="zh-CN"/>
              </w:rPr>
              <w:t>状态</w:t>
            </w:r>
            <w:r>
              <w:rPr>
                <w:rFonts w:ascii="Calibri" w:eastAsia="微软雅黑" w:hAnsi="Calibri"/>
                <w:color w:val="0000FF"/>
                <w:sz w:val="16"/>
                <w:szCs w:val="18"/>
                <w:lang w:eastAsia="zh-CN"/>
              </w:rPr>
              <w:t>”</w:t>
            </w:r>
            <w:r>
              <w:rPr>
                <w:rFonts w:ascii="Calibri" w:eastAsia="微软雅黑" w:hAnsi="Calibri"/>
                <w:color w:val="0000FF"/>
                <w:sz w:val="16"/>
                <w:szCs w:val="18"/>
                <w:lang w:eastAsia="zh-CN"/>
              </w:rPr>
              <w:t>是指文档状态，如：</w:t>
            </w:r>
            <w:r>
              <w:rPr>
                <w:rFonts w:ascii="Calibri" w:eastAsia="微软雅黑" w:hAnsi="Calibri" w:cs="Z@RE3C2.tmp"/>
                <w:color w:val="0000FF"/>
                <w:sz w:val="16"/>
                <w:szCs w:val="18"/>
                <w:lang w:eastAsia="zh-CN"/>
              </w:rPr>
              <w:t>“Draft”, “released”</w:t>
            </w:r>
          </w:p>
        </w:tc>
      </w:tr>
    </w:tbl>
    <w:p w14:paraId="49CA3FFD" w14:textId="77777777" w:rsidR="007E1CC1" w:rsidRDefault="007E1CC1">
      <w:pPr>
        <w:pStyle w:val="a6"/>
        <w:ind w:leftChars="59" w:left="124"/>
        <w:rPr>
          <w:lang w:eastAsia="zh-CN"/>
        </w:rPr>
      </w:pPr>
    </w:p>
    <w:p w14:paraId="6F05AD7D" w14:textId="77777777" w:rsidR="007E1CC1" w:rsidRDefault="007E1CC1"/>
    <w:p w14:paraId="47DD99C8" w14:textId="77777777" w:rsidR="007E1CC1" w:rsidRDefault="007E1CC1">
      <w:pPr>
        <w:pStyle w:val="ae"/>
        <w:spacing w:before="0" w:beforeAutospacing="0" w:after="0" w:afterAutospacing="0" w:line="240" w:lineRule="atLeast"/>
        <w:rPr>
          <w:rFonts w:ascii="微软雅黑" w:eastAsia="微软雅黑" w:hAnsi="微软雅黑" w:cs="+mn-cs"/>
          <w:i/>
          <w:color w:val="A6A6A6" w:themeColor="background1" w:themeShade="A6"/>
          <w:sz w:val="20"/>
          <w:szCs w:val="22"/>
          <w:lang w:eastAsia="zh-CN"/>
        </w:rPr>
      </w:pPr>
    </w:p>
    <w:p w14:paraId="1B6173C9" w14:textId="77777777" w:rsidR="007E1CC1" w:rsidRDefault="007E1CC1">
      <w:pPr>
        <w:pStyle w:val="ae"/>
        <w:spacing w:before="0" w:beforeAutospacing="0" w:after="0" w:afterAutospacing="0" w:line="240" w:lineRule="atLeast"/>
        <w:rPr>
          <w:rFonts w:ascii="微软雅黑" w:eastAsia="微软雅黑" w:hAnsi="微软雅黑" w:cs="+mn-cs"/>
          <w:i/>
          <w:color w:val="A6A6A6" w:themeColor="background1" w:themeShade="A6"/>
          <w:sz w:val="20"/>
          <w:szCs w:val="22"/>
          <w:lang w:eastAsia="zh-CN"/>
        </w:rPr>
      </w:pPr>
    </w:p>
    <w:p w14:paraId="04A3AF9A" w14:textId="77777777" w:rsidR="007E1CC1" w:rsidRDefault="007E1CC1"/>
    <w:bookmarkEnd w:id="25"/>
    <w:p w14:paraId="169468A9" w14:textId="77777777" w:rsidR="007E1CC1" w:rsidRDefault="007E1CC1"/>
    <w:bookmarkEnd w:id="12"/>
    <w:p w14:paraId="567FDA55" w14:textId="77777777" w:rsidR="007E1CC1" w:rsidRDefault="007E1CC1">
      <w:pPr>
        <w:tabs>
          <w:tab w:val="left" w:pos="4140"/>
        </w:tabs>
      </w:pPr>
    </w:p>
    <w:sectPr w:rsidR="007E1CC1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458AA" w14:textId="77777777" w:rsidR="00856CFB" w:rsidRDefault="00856CFB">
      <w:r>
        <w:separator/>
      </w:r>
    </w:p>
  </w:endnote>
  <w:endnote w:type="continuationSeparator" w:id="0">
    <w:p w14:paraId="3CF013FB" w14:textId="77777777" w:rsidR="00856CFB" w:rsidRDefault="00856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charset w:val="00"/>
    <w:family w:val="swiss"/>
    <w:pitch w:val="default"/>
    <w:sig w:usb0="00000000" w:usb1="00000000" w:usb2="00000000" w:usb3="00000000" w:csb0="00000001" w:csb1="00000000"/>
  </w:font>
  <w:font w:name="+mn-cs">
    <w:altName w:val="Segoe Print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0B6F0" w14:textId="12109D45" w:rsidR="008C700A" w:rsidRDefault="008C700A">
    <w:pPr>
      <w:pStyle w:val="aa"/>
    </w:pPr>
    <w:r>
      <w:rPr>
        <w:rFonts w:hint="eastAsia"/>
        <w:sz w:val="20"/>
      </w:rPr>
      <w:t>Confidential</w:t>
    </w:r>
    <w:r>
      <w:ptab w:relativeTo="margin" w:alignment="center" w:leader="none"/>
    </w:r>
    <w:r w:rsidR="00396F67">
      <w:t xml:space="preserve"> </w:t>
    </w:r>
    <w:r>
      <w:ptab w:relativeTo="margin" w:alignment="right" w:leader="none"/>
    </w:r>
    <w:sdt>
      <w:sdtPr>
        <w:id w:val="-785582242"/>
      </w:sdtPr>
      <w:sdtEndPr/>
      <w:sdtContent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 w:rsidR="00F80583">
          <w:rPr>
            <w:b/>
            <w:bCs/>
            <w:noProof/>
          </w:rPr>
          <w:t>19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 w:rsidR="00F80583">
          <w:rPr>
            <w:b/>
            <w:bCs/>
            <w:noProof/>
          </w:rPr>
          <w:t>19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68F84" w14:textId="7ED17E5F" w:rsidR="008C700A" w:rsidRDefault="008C700A">
    <w:pPr>
      <w:pStyle w:val="aa"/>
    </w:pPr>
    <w:r>
      <w:rPr>
        <w:rFonts w:hint="eastAsia"/>
        <w:sz w:val="20"/>
      </w:rPr>
      <w:t>Confidential</w:t>
    </w:r>
    <w:r>
      <w:ptab w:relativeTo="margin" w:alignment="center" w:leader="none"/>
    </w:r>
    <w:r>
      <w:ptab w:relativeTo="margin" w:alignment="right" w:leader="none"/>
    </w:r>
    <w:sdt>
      <w:sdtPr>
        <w:id w:val="1423222559"/>
      </w:sdtPr>
      <w:sdtEndPr/>
      <w:sdtContent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 w:rsidR="007D5411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 w:rsidR="007D5411">
          <w:rPr>
            <w:b/>
            <w:bCs/>
            <w:noProof/>
          </w:rPr>
          <w:t>18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6AB79" w14:textId="77777777" w:rsidR="00856CFB" w:rsidRDefault="00856CFB">
      <w:r>
        <w:separator/>
      </w:r>
    </w:p>
  </w:footnote>
  <w:footnote w:type="continuationSeparator" w:id="0">
    <w:p w14:paraId="64FB5B78" w14:textId="77777777" w:rsidR="00856CFB" w:rsidRDefault="00856C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1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51"/>
      <w:gridCol w:w="1712"/>
    </w:tblGrid>
    <w:tr w:rsidR="008C700A" w14:paraId="1DFE036B" w14:textId="77777777">
      <w:tc>
        <w:tcPr>
          <w:tcW w:w="6651" w:type="dxa"/>
          <w:vMerge w:val="restart"/>
          <w:vAlign w:val="center"/>
        </w:tcPr>
        <w:p w14:paraId="4DB7FC3F" w14:textId="77777777" w:rsidR="008C700A" w:rsidRDefault="008C700A">
          <w:pPr>
            <w:pStyle w:val="ac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[工作产品模板样例]</w:t>
          </w:r>
        </w:p>
      </w:tc>
      <w:tc>
        <w:tcPr>
          <w:tcW w:w="1712" w:type="dxa"/>
          <w:vAlign w:val="center"/>
        </w:tcPr>
        <w:p w14:paraId="2654CB0A" w14:textId="77777777" w:rsidR="008C700A" w:rsidRDefault="008C700A">
          <w:pPr>
            <w:pStyle w:val="ac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</w:t>
          </w:r>
        </w:p>
      </w:tc>
    </w:tr>
    <w:tr w:rsidR="008C700A" w14:paraId="283934FD" w14:textId="77777777">
      <w:tc>
        <w:tcPr>
          <w:tcW w:w="6651" w:type="dxa"/>
          <w:vMerge/>
        </w:tcPr>
        <w:p w14:paraId="34D5EFF8" w14:textId="77777777" w:rsidR="008C700A" w:rsidRDefault="008C700A">
          <w:pPr>
            <w:pStyle w:val="ac"/>
            <w:rPr>
              <w:rFonts w:ascii="微软雅黑" w:eastAsia="微软雅黑" w:hAnsi="微软雅黑"/>
            </w:rPr>
          </w:pPr>
        </w:p>
      </w:tc>
      <w:tc>
        <w:tcPr>
          <w:tcW w:w="1712" w:type="dxa"/>
          <w:vAlign w:val="center"/>
        </w:tcPr>
        <w:p w14:paraId="0E63DD9B" w14:textId="77777777" w:rsidR="008C700A" w:rsidRDefault="008C700A">
          <w:pPr>
            <w:pStyle w:val="ac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</w:t>
          </w:r>
        </w:p>
      </w:tc>
    </w:tr>
  </w:tbl>
  <w:p w14:paraId="35B291CC" w14:textId="08EDC992" w:rsidR="008C700A" w:rsidRDefault="008C700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EE63C" w14:textId="066D9AC8" w:rsidR="008C700A" w:rsidRDefault="008C700A">
    <w:pPr>
      <w:tabs>
        <w:tab w:val="left" w:pos="2904"/>
      </w:tabs>
    </w:pPr>
    <w:r>
      <w:tab/>
    </w:r>
  </w:p>
  <w:tbl>
    <w:tblPr>
      <w:tblStyle w:val="af1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51"/>
      <w:gridCol w:w="1712"/>
    </w:tblGrid>
    <w:tr w:rsidR="008C700A" w14:paraId="50BCB270" w14:textId="77777777">
      <w:tc>
        <w:tcPr>
          <w:tcW w:w="6651" w:type="dxa"/>
          <w:vMerge w:val="restart"/>
          <w:vAlign w:val="center"/>
        </w:tcPr>
        <w:p w14:paraId="4EB36CFB" w14:textId="77777777" w:rsidR="008C700A" w:rsidRDefault="008C700A">
          <w:pPr>
            <w:pStyle w:val="ac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[工作产品模板样例]</w:t>
          </w:r>
        </w:p>
      </w:tc>
      <w:tc>
        <w:tcPr>
          <w:tcW w:w="1712" w:type="dxa"/>
          <w:vAlign w:val="center"/>
        </w:tcPr>
        <w:p w14:paraId="5468BA37" w14:textId="77777777" w:rsidR="008C700A" w:rsidRDefault="008C700A">
          <w:pPr>
            <w:pStyle w:val="ac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</w:t>
          </w:r>
        </w:p>
      </w:tc>
    </w:tr>
    <w:tr w:rsidR="008C700A" w14:paraId="19E6A406" w14:textId="77777777">
      <w:tc>
        <w:tcPr>
          <w:tcW w:w="6651" w:type="dxa"/>
          <w:vMerge/>
        </w:tcPr>
        <w:p w14:paraId="72164016" w14:textId="77777777" w:rsidR="008C700A" w:rsidRDefault="008C700A">
          <w:pPr>
            <w:pStyle w:val="ac"/>
            <w:rPr>
              <w:rFonts w:ascii="微软雅黑" w:eastAsia="微软雅黑" w:hAnsi="微软雅黑"/>
            </w:rPr>
          </w:pPr>
        </w:p>
      </w:tc>
      <w:tc>
        <w:tcPr>
          <w:tcW w:w="1712" w:type="dxa"/>
          <w:vAlign w:val="center"/>
        </w:tcPr>
        <w:p w14:paraId="5AA57E2E" w14:textId="77777777" w:rsidR="008C700A" w:rsidRDefault="008C700A">
          <w:pPr>
            <w:pStyle w:val="ac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</w:t>
          </w:r>
        </w:p>
      </w:tc>
    </w:tr>
  </w:tbl>
  <w:p w14:paraId="402F3094" w14:textId="77777777" w:rsidR="008C700A" w:rsidRDefault="008C700A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7240"/>
    <w:multiLevelType w:val="multilevel"/>
    <w:tmpl w:val="B4EE8D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8E7187"/>
    <w:multiLevelType w:val="hybridMultilevel"/>
    <w:tmpl w:val="5E8484CC"/>
    <w:lvl w:ilvl="0" w:tplc="D73CCED8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7614F8E"/>
    <w:multiLevelType w:val="hybridMultilevel"/>
    <w:tmpl w:val="854420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130B04"/>
    <w:multiLevelType w:val="multilevel"/>
    <w:tmpl w:val="B4EE8D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4F81931"/>
    <w:multiLevelType w:val="hybridMultilevel"/>
    <w:tmpl w:val="AC248430"/>
    <w:lvl w:ilvl="0" w:tplc="8B4EC6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8AD3CF6"/>
    <w:multiLevelType w:val="hybridMultilevel"/>
    <w:tmpl w:val="C0AE57EA"/>
    <w:lvl w:ilvl="0" w:tplc="D73CCED8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E4A7FCC">
      <w:start w:val="4"/>
      <w:numFmt w:val="bullet"/>
      <w:lvlText w:val="-"/>
      <w:lvlJc w:val="left"/>
      <w:pPr>
        <w:ind w:left="1200" w:hanging="360"/>
      </w:pPr>
      <w:rPr>
        <w:rFonts w:ascii="微软雅黑" w:eastAsia="微软雅黑" w:hAnsi="微软雅黑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355956D4"/>
    <w:multiLevelType w:val="hybridMultilevel"/>
    <w:tmpl w:val="E2684C86"/>
    <w:lvl w:ilvl="0" w:tplc="16C6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EF871D8"/>
    <w:multiLevelType w:val="multilevel"/>
    <w:tmpl w:val="3EF871D8"/>
    <w:lvl w:ilvl="0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B186274"/>
    <w:multiLevelType w:val="hybridMultilevel"/>
    <w:tmpl w:val="653AF4C0"/>
    <w:lvl w:ilvl="0" w:tplc="ED0437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F0F1597"/>
    <w:multiLevelType w:val="multilevel"/>
    <w:tmpl w:val="5F0F1597"/>
    <w:lvl w:ilvl="0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C9E2FBD"/>
    <w:multiLevelType w:val="hybridMultilevel"/>
    <w:tmpl w:val="4102428C"/>
    <w:lvl w:ilvl="0" w:tplc="0E4A7FCC">
      <w:start w:val="4"/>
      <w:numFmt w:val="bullet"/>
      <w:lvlText w:val="-"/>
      <w:lvlJc w:val="left"/>
      <w:pPr>
        <w:ind w:left="1050" w:hanging="420"/>
      </w:pPr>
      <w:rPr>
        <w:rFonts w:ascii="微软雅黑" w:eastAsia="微软雅黑" w:hAnsi="微软雅黑" w:cstheme="minorBidi" w:hint="eastAsia"/>
      </w:rPr>
    </w:lvl>
    <w:lvl w:ilvl="1" w:tplc="0E4A7FCC">
      <w:start w:val="4"/>
      <w:numFmt w:val="bullet"/>
      <w:lvlText w:val="-"/>
      <w:lvlJc w:val="left"/>
      <w:pPr>
        <w:ind w:left="1410" w:hanging="360"/>
      </w:pPr>
      <w:rPr>
        <w:rFonts w:ascii="微软雅黑" w:eastAsia="微软雅黑" w:hAnsi="微软雅黑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12" w15:restartNumberingAfterBreak="0">
    <w:nsid w:val="703A1FF9"/>
    <w:multiLevelType w:val="hybridMultilevel"/>
    <w:tmpl w:val="F0CAFCDC"/>
    <w:lvl w:ilvl="0" w:tplc="D73CCED8">
      <w:start w:val="1"/>
      <w:numFmt w:val="bullet"/>
      <w:lvlText w:val=""/>
      <w:lvlJc w:val="left"/>
      <w:pPr>
        <w:ind w:left="1050" w:hanging="420"/>
      </w:pPr>
      <w:rPr>
        <w:rFonts w:ascii="Wingdings" w:hAnsi="Wingdings" w:hint="default"/>
      </w:rPr>
    </w:lvl>
    <w:lvl w:ilvl="1" w:tplc="0E4A7FCC">
      <w:start w:val="4"/>
      <w:numFmt w:val="bullet"/>
      <w:lvlText w:val="-"/>
      <w:lvlJc w:val="left"/>
      <w:pPr>
        <w:ind w:left="1410" w:hanging="360"/>
      </w:pPr>
      <w:rPr>
        <w:rFonts w:ascii="微软雅黑" w:eastAsia="微软雅黑" w:hAnsi="微软雅黑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13" w15:restartNumberingAfterBreak="0">
    <w:nsid w:val="709B40DD"/>
    <w:multiLevelType w:val="multilevel"/>
    <w:tmpl w:val="709B40DD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6"/>
  </w:num>
  <w:num w:numId="2">
    <w:abstractNumId w:val="14"/>
  </w:num>
  <w:num w:numId="3">
    <w:abstractNumId w:val="13"/>
  </w:num>
  <w:num w:numId="4">
    <w:abstractNumId w:val="8"/>
  </w:num>
  <w:num w:numId="5">
    <w:abstractNumId w:val="10"/>
  </w:num>
  <w:num w:numId="6">
    <w:abstractNumId w:val="7"/>
  </w:num>
  <w:num w:numId="7">
    <w:abstractNumId w:val="9"/>
  </w:num>
  <w:num w:numId="8">
    <w:abstractNumId w:val="2"/>
  </w:num>
  <w:num w:numId="9">
    <w:abstractNumId w:val="4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  <w:num w:numId="14">
    <w:abstractNumId w:val="5"/>
  </w:num>
  <w:num w:numId="1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ang, Lisa-JH (shanghai)">
    <w15:presenceInfo w15:providerId="AD" w15:userId="S::Lisa-JH.Yang@sgs.com::be2918cf-511b-4c88-a568-c996201f258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22687"/>
    <w:rsid w:val="00075750"/>
    <w:rsid w:val="00095956"/>
    <w:rsid w:val="000A348C"/>
    <w:rsid w:val="000B13A1"/>
    <w:rsid w:val="000F0664"/>
    <w:rsid w:val="0011082A"/>
    <w:rsid w:val="00145227"/>
    <w:rsid w:val="0015089E"/>
    <w:rsid w:val="00165E93"/>
    <w:rsid w:val="00166811"/>
    <w:rsid w:val="00170408"/>
    <w:rsid w:val="001772D5"/>
    <w:rsid w:val="001850D5"/>
    <w:rsid w:val="00190C65"/>
    <w:rsid w:val="001A5D54"/>
    <w:rsid w:val="001B7D6F"/>
    <w:rsid w:val="001C3B65"/>
    <w:rsid w:val="001E234E"/>
    <w:rsid w:val="00205BB1"/>
    <w:rsid w:val="00210C9A"/>
    <w:rsid w:val="00253866"/>
    <w:rsid w:val="00263947"/>
    <w:rsid w:val="00263DE5"/>
    <w:rsid w:val="002C2A56"/>
    <w:rsid w:val="002C627C"/>
    <w:rsid w:val="0031744C"/>
    <w:rsid w:val="0034598C"/>
    <w:rsid w:val="003575E3"/>
    <w:rsid w:val="0036421C"/>
    <w:rsid w:val="00374DC8"/>
    <w:rsid w:val="00377855"/>
    <w:rsid w:val="00392686"/>
    <w:rsid w:val="00396F67"/>
    <w:rsid w:val="003A3DFB"/>
    <w:rsid w:val="003C2859"/>
    <w:rsid w:val="003C4CD0"/>
    <w:rsid w:val="003F224C"/>
    <w:rsid w:val="00403521"/>
    <w:rsid w:val="004208C6"/>
    <w:rsid w:val="00424167"/>
    <w:rsid w:val="00436AE6"/>
    <w:rsid w:val="0045134C"/>
    <w:rsid w:val="004722DC"/>
    <w:rsid w:val="004723D6"/>
    <w:rsid w:val="004727F2"/>
    <w:rsid w:val="00484BAB"/>
    <w:rsid w:val="004C0894"/>
    <w:rsid w:val="004D4F83"/>
    <w:rsid w:val="004E078A"/>
    <w:rsid w:val="004F2CAC"/>
    <w:rsid w:val="0052435C"/>
    <w:rsid w:val="0055606A"/>
    <w:rsid w:val="00560AAB"/>
    <w:rsid w:val="00561052"/>
    <w:rsid w:val="00561FA0"/>
    <w:rsid w:val="005712B1"/>
    <w:rsid w:val="005816AE"/>
    <w:rsid w:val="0058529C"/>
    <w:rsid w:val="005D2957"/>
    <w:rsid w:val="005E2C3F"/>
    <w:rsid w:val="005F31CD"/>
    <w:rsid w:val="00653E04"/>
    <w:rsid w:val="006555CD"/>
    <w:rsid w:val="00655B32"/>
    <w:rsid w:val="00680CB0"/>
    <w:rsid w:val="0068781B"/>
    <w:rsid w:val="006A33DE"/>
    <w:rsid w:val="006A3CDF"/>
    <w:rsid w:val="006C76C1"/>
    <w:rsid w:val="006E66D8"/>
    <w:rsid w:val="007751F7"/>
    <w:rsid w:val="0078123B"/>
    <w:rsid w:val="007D0EF1"/>
    <w:rsid w:val="007D5411"/>
    <w:rsid w:val="007D5BC8"/>
    <w:rsid w:val="007D7F4D"/>
    <w:rsid w:val="007E1CC1"/>
    <w:rsid w:val="007E4C17"/>
    <w:rsid w:val="007E63F1"/>
    <w:rsid w:val="007F067D"/>
    <w:rsid w:val="007F2334"/>
    <w:rsid w:val="00820D3C"/>
    <w:rsid w:val="008248CB"/>
    <w:rsid w:val="00850524"/>
    <w:rsid w:val="008528D2"/>
    <w:rsid w:val="00856CFB"/>
    <w:rsid w:val="00866DC2"/>
    <w:rsid w:val="00892083"/>
    <w:rsid w:val="008B2D91"/>
    <w:rsid w:val="008C700A"/>
    <w:rsid w:val="008E3296"/>
    <w:rsid w:val="00946A57"/>
    <w:rsid w:val="00984CD7"/>
    <w:rsid w:val="009A28D5"/>
    <w:rsid w:val="009A414E"/>
    <w:rsid w:val="009C088C"/>
    <w:rsid w:val="009D6F1D"/>
    <w:rsid w:val="009E32A4"/>
    <w:rsid w:val="009F30D5"/>
    <w:rsid w:val="00A877A6"/>
    <w:rsid w:val="00A912BD"/>
    <w:rsid w:val="00A94CD3"/>
    <w:rsid w:val="00AB1089"/>
    <w:rsid w:val="00AB2DD6"/>
    <w:rsid w:val="00AB7322"/>
    <w:rsid w:val="00AB74F0"/>
    <w:rsid w:val="00AF1A6B"/>
    <w:rsid w:val="00AF3ACB"/>
    <w:rsid w:val="00B05345"/>
    <w:rsid w:val="00B236CF"/>
    <w:rsid w:val="00B43611"/>
    <w:rsid w:val="00B6117D"/>
    <w:rsid w:val="00BA283F"/>
    <w:rsid w:val="00BC40A5"/>
    <w:rsid w:val="00BD127B"/>
    <w:rsid w:val="00C029ED"/>
    <w:rsid w:val="00C06CBB"/>
    <w:rsid w:val="00C30EAD"/>
    <w:rsid w:val="00C82AC3"/>
    <w:rsid w:val="00C83C5F"/>
    <w:rsid w:val="00CC6A33"/>
    <w:rsid w:val="00CF67B0"/>
    <w:rsid w:val="00CF70FC"/>
    <w:rsid w:val="00D04F97"/>
    <w:rsid w:val="00D236D4"/>
    <w:rsid w:val="00D4163F"/>
    <w:rsid w:val="00D63826"/>
    <w:rsid w:val="00D72969"/>
    <w:rsid w:val="00D83D61"/>
    <w:rsid w:val="00D83FB6"/>
    <w:rsid w:val="00D84BEC"/>
    <w:rsid w:val="00DA1236"/>
    <w:rsid w:val="00DC37F7"/>
    <w:rsid w:val="00DD0F5C"/>
    <w:rsid w:val="00DE3CC7"/>
    <w:rsid w:val="00E03876"/>
    <w:rsid w:val="00E1097D"/>
    <w:rsid w:val="00E242D3"/>
    <w:rsid w:val="00E4271C"/>
    <w:rsid w:val="00E872C5"/>
    <w:rsid w:val="00E94321"/>
    <w:rsid w:val="00EB7E7E"/>
    <w:rsid w:val="00EC7136"/>
    <w:rsid w:val="00EE226C"/>
    <w:rsid w:val="00F11325"/>
    <w:rsid w:val="00F3022B"/>
    <w:rsid w:val="00F34BC6"/>
    <w:rsid w:val="00F40E15"/>
    <w:rsid w:val="00F53B63"/>
    <w:rsid w:val="00F65971"/>
    <w:rsid w:val="00F80583"/>
    <w:rsid w:val="00F8491E"/>
    <w:rsid w:val="00F8707B"/>
    <w:rsid w:val="00FA52D3"/>
    <w:rsid w:val="00FB0A23"/>
    <w:rsid w:val="00FC12EC"/>
    <w:rsid w:val="00FC2938"/>
    <w:rsid w:val="00FF2146"/>
    <w:rsid w:val="00FF598E"/>
    <w:rsid w:val="03DA05DA"/>
    <w:rsid w:val="0ADB6342"/>
    <w:rsid w:val="20C5651F"/>
    <w:rsid w:val="2B472E07"/>
    <w:rsid w:val="313B6C1E"/>
    <w:rsid w:val="34EC1697"/>
    <w:rsid w:val="44473495"/>
    <w:rsid w:val="5E4143FE"/>
    <w:rsid w:val="7F05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7B17388"/>
  <w15:docId w15:val="{F02F2404-85B8-4251-9CFE-270D3045B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/>
      <w:kern w:val="2"/>
      <w:sz w:val="21"/>
      <w:szCs w:val="22"/>
    </w:rPr>
  </w:style>
  <w:style w:type="paragraph" w:styleId="1">
    <w:name w:val="heading 1"/>
    <w:basedOn w:val="a0"/>
    <w:next w:val="a"/>
    <w:link w:val="10"/>
    <w:qFormat/>
    <w:pPr>
      <w:keepNext/>
      <w:widowControl/>
      <w:numPr>
        <w:numId w:val="1"/>
      </w:numPr>
      <w:spacing w:before="60" w:after="60"/>
      <w:ind w:firstLineChars="0" w:firstLine="0"/>
      <w:jc w:val="left"/>
      <w:outlineLvl w:val="0"/>
    </w:pPr>
    <w:rPr>
      <w:rFonts w:ascii="微软雅黑" w:hAnsi="微软雅黑" w:cs="Calibri"/>
      <w:b/>
      <w:sz w:val="24"/>
      <w:szCs w:val="18"/>
    </w:rPr>
  </w:style>
  <w:style w:type="paragraph" w:styleId="2">
    <w:name w:val="heading 2"/>
    <w:basedOn w:val="a0"/>
    <w:next w:val="a"/>
    <w:link w:val="20"/>
    <w:unhideWhenUsed/>
    <w:qFormat/>
    <w:pPr>
      <w:numPr>
        <w:ilvl w:val="1"/>
        <w:numId w:val="1"/>
      </w:numPr>
      <w:spacing w:afterLines="10" w:after="31"/>
      <w:ind w:firstLineChars="0" w:firstLine="0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pPr>
      <w:ind w:firstLineChars="200" w:firstLine="420"/>
    </w:pPr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4">
    <w:name w:val="annotation text"/>
    <w:basedOn w:val="a"/>
    <w:link w:val="a5"/>
    <w:uiPriority w:val="99"/>
    <w:semiHidden/>
    <w:unhideWhenUsed/>
    <w:pPr>
      <w:jc w:val="left"/>
    </w:pPr>
  </w:style>
  <w:style w:type="paragraph" w:styleId="a6">
    <w:name w:val="Body Text"/>
    <w:basedOn w:val="a"/>
    <w:link w:val="a7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qFormat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e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f">
    <w:name w:val="Title"/>
    <w:basedOn w:val="a"/>
    <w:link w:val="af0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f1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1"/>
    <w:uiPriority w:val="99"/>
    <w:unhideWhenUsed/>
    <w:qFormat/>
    <w:rPr>
      <w:color w:val="0563C1" w:themeColor="hyperlink"/>
      <w:u w:val="single"/>
    </w:rPr>
  </w:style>
  <w:style w:type="paragraph" w:styleId="af3">
    <w:name w:val="No Spacing"/>
    <w:link w:val="af4"/>
    <w:uiPriority w:val="1"/>
    <w:qFormat/>
    <w:rPr>
      <w:sz w:val="22"/>
      <w:szCs w:val="22"/>
    </w:rPr>
  </w:style>
  <w:style w:type="character" w:customStyle="1" w:styleId="af4">
    <w:name w:val="无间隔 字符"/>
    <w:basedOn w:val="a1"/>
    <w:link w:val="af3"/>
    <w:uiPriority w:val="1"/>
    <w:rPr>
      <w:kern w:val="0"/>
      <w:sz w:val="22"/>
    </w:rPr>
  </w:style>
  <w:style w:type="character" w:customStyle="1" w:styleId="ad">
    <w:name w:val="页眉 字符"/>
    <w:basedOn w:val="a1"/>
    <w:link w:val="ac"/>
    <w:uiPriority w:val="99"/>
    <w:qFormat/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qFormat/>
    <w:rPr>
      <w:rFonts w:ascii="微软雅黑" w:eastAsia="等线" w:hAnsi="微软雅黑" w:cs="Calibri"/>
      <w:b/>
      <w:sz w:val="24"/>
      <w:szCs w:val="18"/>
    </w:rPr>
  </w:style>
  <w:style w:type="character" w:customStyle="1" w:styleId="20">
    <w:name w:val="标题 2 字符"/>
    <w:basedOn w:val="a1"/>
    <w:link w:val="2"/>
    <w:rPr>
      <w:rFonts w:ascii="Calibri" w:eastAsia="等线" w:hAnsi="Calibri"/>
      <w:b/>
      <w:sz w:val="22"/>
    </w:rPr>
  </w:style>
  <w:style w:type="character" w:customStyle="1" w:styleId="30">
    <w:name w:val="标题 3 字符"/>
    <w:basedOn w:val="a1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f0">
    <w:name w:val="标题 字符"/>
    <w:basedOn w:val="a1"/>
    <w:link w:val="af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7">
    <w:name w:val="正文文本 字符"/>
    <w:basedOn w:val="a1"/>
    <w:link w:val="a6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qFormat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6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1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1"/>
    <w:link w:val="5"/>
    <w:qFormat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1"/>
    <w:link w:val="6"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1"/>
    <w:link w:val="7"/>
    <w:qFormat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1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1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2"/>
    <w:uiPriority w:val="59"/>
    <w:qFormat/>
    <w:rPr>
      <w:rFonts w:ascii="Calibri" w:eastAsia="宋体" w:hAnsi="Calibri" w:cs="Times New Roman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qFormat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9">
    <w:name w:val="批注框文本 字符"/>
    <w:basedOn w:val="a1"/>
    <w:link w:val="a8"/>
    <w:uiPriority w:val="99"/>
    <w:semiHidden/>
    <w:rPr>
      <w:rFonts w:ascii="Calibri" w:eastAsia="等线" w:hAnsi="Calibri"/>
      <w:sz w:val="18"/>
      <w:szCs w:val="18"/>
    </w:rPr>
  </w:style>
  <w:style w:type="paragraph" w:customStyle="1" w:styleId="StyleInfoBlueBoldCharChar">
    <w:name w:val="Style InfoBlue + Bold Char Char"/>
    <w:basedOn w:val="a"/>
    <w:pPr>
      <w:keepLines/>
      <w:widowControl/>
      <w:spacing w:after="120" w:line="240" w:lineRule="atLeast"/>
      <w:ind w:left="576"/>
    </w:pPr>
    <w:rPr>
      <w:rFonts w:ascii="Times New Roman" w:eastAsia="宋体" w:hAnsi="Times New Roman" w:cs="Times New Roman"/>
      <w:b/>
      <w:bCs/>
      <w:i/>
      <w:iCs/>
      <w:color w:val="0000FF"/>
      <w:kern w:val="0"/>
      <w:sz w:val="24"/>
      <w:szCs w:val="20"/>
      <w:lang w:eastAsia="en-US"/>
    </w:rPr>
  </w:style>
  <w:style w:type="character" w:styleId="af5">
    <w:name w:val="annotation reference"/>
    <w:basedOn w:val="a1"/>
    <w:uiPriority w:val="99"/>
    <w:semiHidden/>
    <w:unhideWhenUsed/>
    <w:rPr>
      <w:sz w:val="21"/>
      <w:szCs w:val="21"/>
    </w:rPr>
  </w:style>
  <w:style w:type="paragraph" w:styleId="af6">
    <w:name w:val="annotation subject"/>
    <w:basedOn w:val="a4"/>
    <w:next w:val="a4"/>
    <w:link w:val="af7"/>
    <w:uiPriority w:val="99"/>
    <w:semiHidden/>
    <w:unhideWhenUsed/>
    <w:rsid w:val="003C2859"/>
    <w:rPr>
      <w:b/>
      <w:bCs/>
    </w:rPr>
  </w:style>
  <w:style w:type="character" w:customStyle="1" w:styleId="a5">
    <w:name w:val="批注文字 字符"/>
    <w:basedOn w:val="a1"/>
    <w:link w:val="a4"/>
    <w:uiPriority w:val="99"/>
    <w:semiHidden/>
    <w:rsid w:val="003C2859"/>
    <w:rPr>
      <w:rFonts w:ascii="Calibri" w:eastAsia="等线" w:hAnsi="Calibri"/>
      <w:kern w:val="2"/>
      <w:sz w:val="21"/>
      <w:szCs w:val="22"/>
    </w:rPr>
  </w:style>
  <w:style w:type="character" w:customStyle="1" w:styleId="af7">
    <w:name w:val="批注主题 字符"/>
    <w:basedOn w:val="a5"/>
    <w:link w:val="af6"/>
    <w:uiPriority w:val="99"/>
    <w:semiHidden/>
    <w:rsid w:val="003C2859"/>
    <w:rPr>
      <w:rFonts w:ascii="Calibri" w:eastAsia="等线" w:hAnsi="Calibri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F541E4" w:rsidRDefault="00F541E4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charset w:val="00"/>
    <w:family w:val="swiss"/>
    <w:pitch w:val="default"/>
    <w:sig w:usb0="00000000" w:usb1="00000000" w:usb2="00000000" w:usb3="00000000" w:csb0="00000001" w:csb1="00000000"/>
  </w:font>
  <w:font w:name="+mn-cs">
    <w:altName w:val="Segoe Print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1018AD"/>
    <w:rsid w:val="00232144"/>
    <w:rsid w:val="00376A5F"/>
    <w:rsid w:val="0039764F"/>
    <w:rsid w:val="003A3DC6"/>
    <w:rsid w:val="003A4F73"/>
    <w:rsid w:val="003D2012"/>
    <w:rsid w:val="004041F0"/>
    <w:rsid w:val="0055549A"/>
    <w:rsid w:val="0066231F"/>
    <w:rsid w:val="00710E24"/>
    <w:rsid w:val="0077490A"/>
    <w:rsid w:val="007B19E8"/>
    <w:rsid w:val="007E64CA"/>
    <w:rsid w:val="00821CA9"/>
    <w:rsid w:val="008E2D9A"/>
    <w:rsid w:val="00B1210C"/>
    <w:rsid w:val="00BB1F0B"/>
    <w:rsid w:val="00D20FBF"/>
    <w:rsid w:val="00D36A18"/>
    <w:rsid w:val="00E3229A"/>
    <w:rsid w:val="00EB0838"/>
    <w:rsid w:val="00F541E4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qFormat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4098"/>
  </customShpExts>
</s:customDat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Props1.xml><?xml version="1.0" encoding="utf-8"?>
<ds:datastoreItem xmlns:ds="http://schemas.openxmlformats.org/officeDocument/2006/customXml" ds:itemID="{78AF8E11-09DA-4671-BB41-E7649D00CF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EF63A0-A1FC-4D43-B5A2-1CD336C6E06B}"/>
</file>

<file path=customXml/itemProps3.xml><?xml version="1.0" encoding="utf-8"?>
<ds:datastoreItem xmlns:ds="http://schemas.openxmlformats.org/officeDocument/2006/customXml" ds:itemID="{ADF817A8-4F61-44A7-A239-6F9539ECD18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0BC70C2C-CE5C-4508-A839-114450D13B6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16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配置管理计划          Configuration Management Plan</vt:lpstr>
    </vt:vector>
  </TitlesOfParts>
  <Company>SGS</Company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配置管理计划          Configuration Management Plan</dc:title>
  <dc:creator>wu yilv</dc:creator>
  <cp:lastModifiedBy>黄 超</cp:lastModifiedBy>
  <cp:revision>126</cp:revision>
  <cp:lastPrinted>2018-05-18T08:16:00Z</cp:lastPrinted>
  <dcterms:created xsi:type="dcterms:W3CDTF">2018-04-26T02:59:00Z</dcterms:created>
  <dcterms:modified xsi:type="dcterms:W3CDTF">2022-03-29T01:37:00Z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2052-11.8.6.8810</vt:lpwstr>
  </property>
  <property fmtid="{D5CDD505-2E9C-101B-9397-08002B2CF9AE}" pid="3" name="ContentTypeId">
    <vt:lpwstr>0x0101005EEACE285CC33549A60295CD3E937279</vt:lpwstr>
  </property>
</Properties>
</file>